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321D" w:rsidRDefault="00320091" w:rsidP="00087455">
      <w:pPr>
        <w:jc w:val="center"/>
        <w:rPr>
          <w:b/>
          <w:sz w:val="32"/>
          <w:szCs w:val="32"/>
        </w:rPr>
      </w:pPr>
      <w:r>
        <w:rPr>
          <w:b/>
          <w:sz w:val="32"/>
          <w:szCs w:val="32"/>
        </w:rPr>
        <w:t>Starry Night User Manual</w:t>
      </w:r>
    </w:p>
    <w:p w:rsidR="0079321D" w:rsidRPr="006D0B99" w:rsidRDefault="006D0B99" w:rsidP="006D0B99">
      <w:pPr>
        <w:pStyle w:val="ListParagraph"/>
        <w:numPr>
          <w:ilvl w:val="0"/>
          <w:numId w:val="1"/>
        </w:numPr>
        <w:rPr>
          <w:sz w:val="24"/>
          <w:szCs w:val="24"/>
        </w:rPr>
      </w:pPr>
      <w:r w:rsidRPr="006D0B99">
        <w:rPr>
          <w:sz w:val="24"/>
          <w:szCs w:val="24"/>
        </w:rPr>
        <w:t>Description</w:t>
      </w:r>
    </w:p>
    <w:p w:rsidR="006D0B99" w:rsidRDefault="006D0B99" w:rsidP="006D0B99">
      <w:pPr>
        <w:pStyle w:val="ListParagraph"/>
        <w:numPr>
          <w:ilvl w:val="1"/>
          <w:numId w:val="1"/>
        </w:numPr>
        <w:rPr>
          <w:sz w:val="24"/>
          <w:szCs w:val="24"/>
        </w:rPr>
      </w:pPr>
      <w:r w:rsidRPr="006D0B99">
        <w:rPr>
          <w:sz w:val="24"/>
          <w:szCs w:val="24"/>
        </w:rPr>
        <w:t xml:space="preserve">Starry Night is an easy to use Unity </w:t>
      </w:r>
      <w:r w:rsidR="00F16EBE">
        <w:rPr>
          <w:sz w:val="24"/>
          <w:szCs w:val="24"/>
        </w:rPr>
        <w:t>plugin that provides high-level 3D computer v</w:t>
      </w:r>
      <w:r w:rsidRPr="006D0B99">
        <w:rPr>
          <w:sz w:val="24"/>
          <w:szCs w:val="24"/>
        </w:rPr>
        <w:t xml:space="preserve">ision </w:t>
      </w:r>
      <w:r w:rsidR="00F16EBE">
        <w:rPr>
          <w:sz w:val="24"/>
          <w:szCs w:val="24"/>
        </w:rPr>
        <w:t>processing functions that allow</w:t>
      </w:r>
      <w:r w:rsidRPr="006D0B99">
        <w:rPr>
          <w:sz w:val="24"/>
          <w:szCs w:val="24"/>
        </w:rPr>
        <w:t xml:space="preserve"> applications to </w:t>
      </w:r>
      <w:r>
        <w:rPr>
          <w:sz w:val="24"/>
          <w:szCs w:val="24"/>
        </w:rPr>
        <w:t xml:space="preserve">interact </w:t>
      </w:r>
      <w:r w:rsidR="00F16EBE">
        <w:rPr>
          <w:sz w:val="24"/>
          <w:szCs w:val="24"/>
        </w:rPr>
        <w:t xml:space="preserve">with the real </w:t>
      </w:r>
      <w:r>
        <w:rPr>
          <w:sz w:val="24"/>
          <w:szCs w:val="24"/>
        </w:rPr>
        <w:t>world.</w:t>
      </w:r>
    </w:p>
    <w:p w:rsidR="006D0B99" w:rsidRDefault="006D0B99" w:rsidP="006D0B99">
      <w:pPr>
        <w:pStyle w:val="ListParagraph"/>
        <w:numPr>
          <w:ilvl w:val="1"/>
          <w:numId w:val="1"/>
        </w:numPr>
        <w:rPr>
          <w:sz w:val="24"/>
          <w:szCs w:val="24"/>
        </w:rPr>
      </w:pPr>
      <w:r>
        <w:rPr>
          <w:sz w:val="24"/>
          <w:szCs w:val="24"/>
        </w:rPr>
        <w:t>The goal of Starry Night is for application builders to use very complex and sophisticated computer vision functions without the need to understand computer vision.</w:t>
      </w:r>
      <w:r w:rsidR="00F4623D">
        <w:rPr>
          <w:sz w:val="24"/>
          <w:szCs w:val="24"/>
        </w:rPr>
        <w:t xml:space="preserve">  As an example, simple function calls such as &lt;where is the camera location&gt; or &lt;what is the object orientation&gt; allow the application to recognize </w:t>
      </w:r>
      <w:r w:rsidR="00244F6E">
        <w:rPr>
          <w:sz w:val="24"/>
          <w:szCs w:val="24"/>
        </w:rPr>
        <w:t xml:space="preserve">the </w:t>
      </w:r>
      <w:r w:rsidR="00F4623D">
        <w:rPr>
          <w:sz w:val="24"/>
          <w:szCs w:val="24"/>
        </w:rPr>
        <w:t xml:space="preserve">nearby scene or objects. </w:t>
      </w:r>
    </w:p>
    <w:p w:rsidR="00F2186C" w:rsidRPr="00F2186C" w:rsidRDefault="00C468F4" w:rsidP="00F2186C">
      <w:pPr>
        <w:pStyle w:val="ListParagraph"/>
        <w:numPr>
          <w:ilvl w:val="1"/>
          <w:numId w:val="1"/>
        </w:numPr>
        <w:rPr>
          <w:sz w:val="24"/>
          <w:szCs w:val="24"/>
        </w:rPr>
      </w:pPr>
      <w:r>
        <w:rPr>
          <w:sz w:val="24"/>
          <w:szCs w:val="24"/>
        </w:rPr>
        <w:t>Starry Night can run on multiple platforms supported by Unity</w:t>
      </w:r>
      <w:r w:rsidR="00F16EBE">
        <w:rPr>
          <w:sz w:val="24"/>
          <w:szCs w:val="24"/>
        </w:rPr>
        <w:t>,</w:t>
      </w:r>
      <w:r>
        <w:rPr>
          <w:sz w:val="24"/>
          <w:szCs w:val="24"/>
        </w:rPr>
        <w:t xml:space="preserve"> although version 1.0 will focus on Android devices</w:t>
      </w:r>
      <w:r w:rsidR="00F16EBE">
        <w:rPr>
          <w:sz w:val="24"/>
          <w:szCs w:val="24"/>
        </w:rPr>
        <w:t>.</w:t>
      </w:r>
    </w:p>
    <w:p w:rsidR="00C468F4" w:rsidRPr="00C468F4" w:rsidRDefault="00C468F4" w:rsidP="00C468F4">
      <w:pPr>
        <w:pStyle w:val="ListParagraph"/>
        <w:numPr>
          <w:ilvl w:val="1"/>
          <w:numId w:val="1"/>
        </w:numPr>
        <w:rPr>
          <w:sz w:val="24"/>
          <w:szCs w:val="24"/>
        </w:rPr>
      </w:pPr>
      <w:r>
        <w:rPr>
          <w:sz w:val="24"/>
          <w:szCs w:val="24"/>
        </w:rPr>
        <w:t>Star</w:t>
      </w:r>
      <w:r w:rsidR="00F16EBE">
        <w:rPr>
          <w:sz w:val="24"/>
          <w:szCs w:val="24"/>
        </w:rPr>
        <w:t xml:space="preserve">ry Night is also designed with </w:t>
      </w:r>
      <w:r w:rsidR="00F16EBE" w:rsidRPr="00F16EBE">
        <w:rPr>
          <w:i/>
          <w:sz w:val="24"/>
          <w:szCs w:val="24"/>
        </w:rPr>
        <w:t>hardware a</w:t>
      </w:r>
      <w:r w:rsidRPr="00F16EBE">
        <w:rPr>
          <w:i/>
          <w:sz w:val="24"/>
          <w:szCs w:val="24"/>
        </w:rPr>
        <w:t>cceleration</w:t>
      </w:r>
      <w:r>
        <w:rPr>
          <w:sz w:val="24"/>
          <w:szCs w:val="24"/>
        </w:rPr>
        <w:t xml:space="preserve"> in mind</w:t>
      </w:r>
      <w:r w:rsidR="00F16EBE">
        <w:rPr>
          <w:sz w:val="24"/>
          <w:szCs w:val="24"/>
        </w:rPr>
        <w:t xml:space="preserve">. </w:t>
      </w:r>
      <w:r>
        <w:rPr>
          <w:sz w:val="24"/>
          <w:szCs w:val="24"/>
        </w:rPr>
        <w:t>Future versions will support hardware acceleration</w:t>
      </w:r>
      <w:r w:rsidR="00F2186C">
        <w:rPr>
          <w:sz w:val="24"/>
          <w:szCs w:val="24"/>
        </w:rPr>
        <w:t xml:space="preserve"> using </w:t>
      </w:r>
      <w:r w:rsidR="00F16EBE">
        <w:rPr>
          <w:sz w:val="24"/>
          <w:szCs w:val="24"/>
        </w:rPr>
        <w:t xml:space="preserve">an </w:t>
      </w:r>
      <w:r w:rsidR="00F2186C">
        <w:rPr>
          <w:sz w:val="24"/>
          <w:szCs w:val="24"/>
        </w:rPr>
        <w:t>FPGA, GPU, and</w:t>
      </w:r>
      <w:r w:rsidR="00F16EBE">
        <w:rPr>
          <w:sz w:val="24"/>
          <w:szCs w:val="24"/>
        </w:rPr>
        <w:t>/or</w:t>
      </w:r>
      <w:r w:rsidR="00F2186C">
        <w:rPr>
          <w:sz w:val="24"/>
          <w:szCs w:val="24"/>
        </w:rPr>
        <w:t xml:space="preserve"> DSPs.</w:t>
      </w:r>
    </w:p>
    <w:p w:rsidR="006D0B99" w:rsidRDefault="00F16EBE" w:rsidP="00AB3E6A">
      <w:pPr>
        <w:pStyle w:val="ListParagraph"/>
        <w:numPr>
          <w:ilvl w:val="1"/>
          <w:numId w:val="1"/>
        </w:numPr>
        <w:rPr>
          <w:sz w:val="24"/>
          <w:szCs w:val="24"/>
        </w:rPr>
      </w:pPr>
      <w:r>
        <w:rPr>
          <w:sz w:val="24"/>
          <w:szCs w:val="24"/>
        </w:rPr>
        <w:t>V</w:t>
      </w:r>
      <w:r w:rsidR="006D0B99">
        <w:rPr>
          <w:sz w:val="24"/>
          <w:szCs w:val="24"/>
        </w:rPr>
        <w:t xml:space="preserve">ersion 1.0 will provide SLAM </w:t>
      </w:r>
      <w:r w:rsidR="00AB3E6A">
        <w:rPr>
          <w:sz w:val="24"/>
          <w:szCs w:val="24"/>
        </w:rPr>
        <w:t>(</w:t>
      </w:r>
      <w:r w:rsidR="00AB3E6A" w:rsidRPr="00AB3E6A">
        <w:rPr>
          <w:sz w:val="24"/>
          <w:szCs w:val="24"/>
        </w:rPr>
        <w:t xml:space="preserve">Simultaneous </w:t>
      </w:r>
      <w:r w:rsidR="00AB3E6A">
        <w:rPr>
          <w:sz w:val="24"/>
          <w:szCs w:val="24"/>
        </w:rPr>
        <w:t>Localization a</w:t>
      </w:r>
      <w:r w:rsidR="00AB3E6A" w:rsidRPr="00AB3E6A">
        <w:rPr>
          <w:sz w:val="24"/>
          <w:szCs w:val="24"/>
        </w:rPr>
        <w:t>nd Mapping</w:t>
      </w:r>
      <w:r w:rsidR="00AB3E6A">
        <w:rPr>
          <w:sz w:val="24"/>
          <w:szCs w:val="24"/>
        </w:rPr>
        <w:t xml:space="preserve">) </w:t>
      </w:r>
      <w:r w:rsidR="006D0B99">
        <w:rPr>
          <w:sz w:val="24"/>
          <w:szCs w:val="24"/>
        </w:rPr>
        <w:t>function</w:t>
      </w:r>
      <w:r>
        <w:rPr>
          <w:sz w:val="24"/>
          <w:szCs w:val="24"/>
        </w:rPr>
        <w:t>s</w:t>
      </w:r>
      <w:r w:rsidR="006D0B99">
        <w:rPr>
          <w:sz w:val="24"/>
          <w:szCs w:val="24"/>
        </w:rPr>
        <w:t xml:space="preserve"> which can be used for 3D reconstruction</w:t>
      </w:r>
      <w:r>
        <w:rPr>
          <w:sz w:val="24"/>
          <w:szCs w:val="24"/>
        </w:rPr>
        <w:t>, augmented reality</w:t>
      </w:r>
      <w:r w:rsidR="006D0B99">
        <w:rPr>
          <w:sz w:val="24"/>
          <w:szCs w:val="24"/>
        </w:rPr>
        <w:t xml:space="preserve">, robot controls, </w:t>
      </w:r>
      <w:r>
        <w:rPr>
          <w:sz w:val="24"/>
          <w:szCs w:val="24"/>
        </w:rPr>
        <w:t xml:space="preserve">and many </w:t>
      </w:r>
      <w:r w:rsidR="006D0B99">
        <w:rPr>
          <w:sz w:val="24"/>
          <w:szCs w:val="24"/>
        </w:rPr>
        <w:t>other applications.</w:t>
      </w:r>
    </w:p>
    <w:p w:rsidR="006D0B99" w:rsidRDefault="00F16EBE" w:rsidP="006D0B99">
      <w:pPr>
        <w:pStyle w:val="ListParagraph"/>
        <w:numPr>
          <w:ilvl w:val="1"/>
          <w:numId w:val="1"/>
        </w:numPr>
        <w:rPr>
          <w:sz w:val="24"/>
          <w:szCs w:val="24"/>
        </w:rPr>
      </w:pPr>
      <w:r>
        <w:rPr>
          <w:sz w:val="24"/>
          <w:szCs w:val="24"/>
        </w:rPr>
        <w:t>V</w:t>
      </w:r>
      <w:r w:rsidR="00F2186C">
        <w:rPr>
          <w:sz w:val="24"/>
          <w:szCs w:val="24"/>
        </w:rPr>
        <w:t>ersion 2.0</w:t>
      </w:r>
      <w:r>
        <w:rPr>
          <w:sz w:val="24"/>
          <w:szCs w:val="24"/>
        </w:rPr>
        <w:t>,</w:t>
      </w:r>
      <w:r w:rsidR="006D0B99">
        <w:rPr>
          <w:sz w:val="24"/>
          <w:szCs w:val="24"/>
        </w:rPr>
        <w:t xml:space="preserve"> to be released soon</w:t>
      </w:r>
      <w:r>
        <w:rPr>
          <w:sz w:val="24"/>
          <w:szCs w:val="24"/>
        </w:rPr>
        <w:t>,</w:t>
      </w:r>
      <w:r w:rsidR="006D0B99">
        <w:rPr>
          <w:sz w:val="24"/>
          <w:szCs w:val="24"/>
        </w:rPr>
        <w:t xml:space="preserve"> will provide o</w:t>
      </w:r>
      <w:r>
        <w:rPr>
          <w:sz w:val="24"/>
          <w:szCs w:val="24"/>
        </w:rPr>
        <w:t>bject recognition capability for</w:t>
      </w:r>
      <w:r w:rsidR="006D0B99">
        <w:rPr>
          <w:sz w:val="24"/>
          <w:szCs w:val="24"/>
        </w:rPr>
        <w:t xml:space="preserve"> </w:t>
      </w:r>
      <w:r w:rsidR="00691C43">
        <w:rPr>
          <w:sz w:val="24"/>
          <w:szCs w:val="24"/>
        </w:rPr>
        <w:t xml:space="preserve">all </w:t>
      </w:r>
      <w:r w:rsidR="006D0B99">
        <w:rPr>
          <w:sz w:val="24"/>
          <w:szCs w:val="24"/>
        </w:rPr>
        <w:t>type</w:t>
      </w:r>
      <w:r w:rsidR="00691C43">
        <w:rPr>
          <w:sz w:val="24"/>
          <w:szCs w:val="24"/>
        </w:rPr>
        <w:t>s</w:t>
      </w:r>
      <w:r w:rsidR="006D0B99">
        <w:rPr>
          <w:sz w:val="24"/>
          <w:szCs w:val="24"/>
        </w:rPr>
        <w:t xml:space="preserve"> of 3D objects.</w:t>
      </w:r>
    </w:p>
    <w:p w:rsidR="006D0B99" w:rsidRDefault="006D0B99" w:rsidP="006D0B99">
      <w:pPr>
        <w:pStyle w:val="ListParagraph"/>
        <w:numPr>
          <w:ilvl w:val="1"/>
          <w:numId w:val="1"/>
        </w:numPr>
        <w:rPr>
          <w:sz w:val="24"/>
          <w:szCs w:val="24"/>
        </w:rPr>
      </w:pPr>
      <w:r>
        <w:rPr>
          <w:sz w:val="24"/>
          <w:szCs w:val="24"/>
        </w:rPr>
        <w:t>Future versions will enhance both the SLAM and object recognition capabilities as well as add analysis tools</w:t>
      </w:r>
      <w:r w:rsidR="00F2186C">
        <w:rPr>
          <w:sz w:val="24"/>
          <w:szCs w:val="24"/>
        </w:rPr>
        <w:t xml:space="preserve"> for measurement</w:t>
      </w:r>
      <w:r w:rsidR="00E716C5">
        <w:rPr>
          <w:sz w:val="24"/>
          <w:szCs w:val="24"/>
        </w:rPr>
        <w:t>s</w:t>
      </w:r>
      <w:r w:rsidR="00F2186C">
        <w:rPr>
          <w:sz w:val="24"/>
          <w:szCs w:val="24"/>
        </w:rPr>
        <w:t xml:space="preserve"> and feature extraction.</w:t>
      </w:r>
    </w:p>
    <w:p w:rsidR="00656DE0" w:rsidRDefault="00F2186C" w:rsidP="00656DE0">
      <w:pPr>
        <w:pStyle w:val="ListParagraph"/>
        <w:numPr>
          <w:ilvl w:val="1"/>
          <w:numId w:val="1"/>
        </w:numPr>
        <w:rPr>
          <w:sz w:val="24"/>
          <w:szCs w:val="24"/>
        </w:rPr>
      </w:pPr>
      <w:r>
        <w:rPr>
          <w:sz w:val="24"/>
          <w:szCs w:val="24"/>
        </w:rPr>
        <w:t>Starry Night will int</w:t>
      </w:r>
      <w:r w:rsidR="00E716C5">
        <w:rPr>
          <w:sz w:val="24"/>
          <w:szCs w:val="24"/>
        </w:rPr>
        <w:t>erface to any type of 3D sensor or stereo camera</w:t>
      </w:r>
      <w:r w:rsidR="00F16EBE">
        <w:rPr>
          <w:sz w:val="24"/>
          <w:szCs w:val="24"/>
        </w:rPr>
        <w:t xml:space="preserve">. </w:t>
      </w:r>
      <w:r>
        <w:rPr>
          <w:sz w:val="24"/>
          <w:szCs w:val="24"/>
        </w:rPr>
        <w:t xml:space="preserve">However, version 1.0 will interface </w:t>
      </w:r>
      <w:r w:rsidR="00E716C5">
        <w:rPr>
          <w:sz w:val="24"/>
          <w:szCs w:val="24"/>
        </w:rPr>
        <w:t xml:space="preserve">only </w:t>
      </w:r>
      <w:r>
        <w:rPr>
          <w:sz w:val="24"/>
          <w:szCs w:val="24"/>
        </w:rPr>
        <w:t xml:space="preserve">to </w:t>
      </w:r>
      <w:r w:rsidR="00E716C5">
        <w:rPr>
          <w:sz w:val="24"/>
          <w:szCs w:val="24"/>
        </w:rPr>
        <w:t xml:space="preserve">a </w:t>
      </w:r>
      <w:r>
        <w:rPr>
          <w:sz w:val="24"/>
          <w:szCs w:val="24"/>
        </w:rPr>
        <w:t xml:space="preserve">PrimeSense Carmine </w:t>
      </w:r>
      <w:r w:rsidR="00E716C5">
        <w:rPr>
          <w:sz w:val="24"/>
          <w:szCs w:val="24"/>
        </w:rPr>
        <w:t>sensor</w:t>
      </w:r>
      <w:r w:rsidR="00F16EBE">
        <w:rPr>
          <w:sz w:val="24"/>
          <w:szCs w:val="24"/>
        </w:rPr>
        <w:t xml:space="preserve">. </w:t>
      </w:r>
      <w:r>
        <w:rPr>
          <w:sz w:val="24"/>
          <w:szCs w:val="24"/>
        </w:rPr>
        <w:t>Future version</w:t>
      </w:r>
      <w:r w:rsidR="00360F4E">
        <w:rPr>
          <w:sz w:val="24"/>
          <w:szCs w:val="24"/>
        </w:rPr>
        <w:t>s</w:t>
      </w:r>
      <w:r>
        <w:rPr>
          <w:sz w:val="24"/>
          <w:szCs w:val="24"/>
        </w:rPr>
        <w:t xml:space="preserve"> will su</w:t>
      </w:r>
      <w:r w:rsidR="008B0F84">
        <w:rPr>
          <w:sz w:val="24"/>
          <w:szCs w:val="24"/>
        </w:rPr>
        <w:t>pport other sensors and cameras.</w:t>
      </w:r>
    </w:p>
    <w:p w:rsidR="00DB16B7" w:rsidRDefault="00656DE0" w:rsidP="001B61F5">
      <w:pPr>
        <w:pStyle w:val="ListParagraph"/>
        <w:numPr>
          <w:ilvl w:val="1"/>
          <w:numId w:val="1"/>
        </w:numPr>
        <w:spacing w:after="0"/>
        <w:rPr>
          <w:sz w:val="24"/>
          <w:szCs w:val="24"/>
        </w:rPr>
      </w:pPr>
      <w:r>
        <w:rPr>
          <w:sz w:val="24"/>
          <w:szCs w:val="24"/>
        </w:rPr>
        <w:t xml:space="preserve">It’s best to physically mount </w:t>
      </w:r>
      <w:r w:rsidR="00DB16B7">
        <w:rPr>
          <w:sz w:val="24"/>
          <w:szCs w:val="24"/>
        </w:rPr>
        <w:t xml:space="preserve">(e.g., using Velcro) </w:t>
      </w:r>
      <w:r>
        <w:rPr>
          <w:sz w:val="24"/>
          <w:szCs w:val="24"/>
        </w:rPr>
        <w:t xml:space="preserve">the sensor to the back of the Nexus tablet as shown in the picture below. </w:t>
      </w:r>
      <w:r w:rsidR="00DB16B7">
        <w:rPr>
          <w:sz w:val="24"/>
          <w:szCs w:val="24"/>
        </w:rPr>
        <w:t>A micro USB OTG-to-USB a</w:t>
      </w:r>
      <w:r w:rsidR="00DB16B7" w:rsidRPr="00DB16B7">
        <w:rPr>
          <w:sz w:val="24"/>
          <w:szCs w:val="24"/>
        </w:rPr>
        <w:t>dapter</w:t>
      </w:r>
      <w:r w:rsidR="00DB16B7">
        <w:rPr>
          <w:sz w:val="24"/>
          <w:szCs w:val="24"/>
        </w:rPr>
        <w:t xml:space="preserve"> cable is required to make the connection from the Carmine sensor to the Nexus tablet.</w:t>
      </w:r>
    </w:p>
    <w:p w:rsidR="001B61F5" w:rsidRPr="001B61F5" w:rsidRDefault="001B61F5" w:rsidP="001B61F5">
      <w:pPr>
        <w:ind w:left="1440"/>
        <w:rPr>
          <w:sz w:val="24"/>
          <w:szCs w:val="24"/>
        </w:rPr>
      </w:pPr>
      <w:r>
        <w:rPr>
          <w:noProof/>
          <w:lang w:eastAsia="en-US"/>
        </w:rPr>
        <w:lastRenderedPageBreak/>
        <w:drawing>
          <wp:inline distT="0" distB="0" distL="0" distR="0" wp14:anchorId="4CD092C8" wp14:editId="789BDE71">
            <wp:extent cx="4257143" cy="243809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1 (12-27-2013 2-33 PM).png"/>
                    <pic:cNvPicPr/>
                  </pic:nvPicPr>
                  <pic:blipFill>
                    <a:blip r:embed="rId9">
                      <a:extLst>
                        <a:ext uri="{28A0092B-C50C-407E-A947-70E740481C1C}">
                          <a14:useLocalDpi xmlns:a14="http://schemas.microsoft.com/office/drawing/2010/main" val="0"/>
                        </a:ext>
                      </a:extLst>
                    </a:blip>
                    <a:stretch>
                      <a:fillRect/>
                    </a:stretch>
                  </pic:blipFill>
                  <pic:spPr>
                    <a:xfrm>
                      <a:off x="0" y="0"/>
                      <a:ext cx="4257143" cy="2438095"/>
                    </a:xfrm>
                    <a:prstGeom prst="rect">
                      <a:avLst/>
                    </a:prstGeom>
                  </pic:spPr>
                </pic:pic>
              </a:graphicData>
            </a:graphic>
          </wp:inline>
        </w:drawing>
      </w:r>
    </w:p>
    <w:p w:rsidR="00C468F4" w:rsidRPr="00656DE0" w:rsidRDefault="00C468F4" w:rsidP="00691C43">
      <w:pPr>
        <w:pStyle w:val="ListParagraph"/>
        <w:numPr>
          <w:ilvl w:val="1"/>
          <w:numId w:val="1"/>
        </w:numPr>
        <w:rPr>
          <w:sz w:val="24"/>
          <w:szCs w:val="24"/>
        </w:rPr>
      </w:pPr>
      <w:r w:rsidRPr="00656DE0">
        <w:rPr>
          <w:sz w:val="24"/>
          <w:szCs w:val="24"/>
        </w:rPr>
        <w:t xml:space="preserve">The ‘trial’ version </w:t>
      </w:r>
      <w:r w:rsidR="001B61F5">
        <w:rPr>
          <w:sz w:val="24"/>
          <w:szCs w:val="24"/>
        </w:rPr>
        <w:t xml:space="preserve">of the plugin </w:t>
      </w:r>
      <w:r w:rsidRPr="00656DE0">
        <w:rPr>
          <w:sz w:val="24"/>
          <w:szCs w:val="24"/>
        </w:rPr>
        <w:t>has a built-in wa</w:t>
      </w:r>
      <w:r w:rsidR="00360F4E" w:rsidRPr="00656DE0">
        <w:rPr>
          <w:sz w:val="24"/>
          <w:szCs w:val="24"/>
        </w:rPr>
        <w:t xml:space="preserve">termark of VanGogh Imaging’s </w:t>
      </w:r>
      <w:r w:rsidR="00360F4E" w:rsidRPr="00656DE0">
        <w:rPr>
          <w:sz w:val="24"/>
          <w:szCs w:val="24"/>
        </w:rPr>
        <w:t>logo in the 3D m</w:t>
      </w:r>
      <w:r w:rsidRPr="00656DE0">
        <w:rPr>
          <w:sz w:val="24"/>
          <w:szCs w:val="24"/>
        </w:rPr>
        <w:t>odel</w:t>
      </w:r>
      <w:r w:rsidR="00360F4E" w:rsidRPr="00656DE0">
        <w:rPr>
          <w:sz w:val="24"/>
          <w:szCs w:val="24"/>
        </w:rPr>
        <w:t xml:space="preserve"> output</w:t>
      </w:r>
      <w:r w:rsidR="008B0F84" w:rsidRPr="00656DE0">
        <w:rPr>
          <w:sz w:val="24"/>
          <w:szCs w:val="24"/>
        </w:rPr>
        <w:t>.</w:t>
      </w:r>
      <w:r w:rsidR="001B61F5">
        <w:rPr>
          <w:sz w:val="24"/>
          <w:szCs w:val="24"/>
        </w:rPr>
        <w:t xml:space="preserve"> </w:t>
      </w:r>
      <w:r w:rsidR="008939CB">
        <w:rPr>
          <w:sz w:val="24"/>
          <w:szCs w:val="24"/>
        </w:rPr>
        <w:t xml:space="preserve">Also, the camera location only provides its coordinates and does not provide the rotation </w:t>
      </w:r>
      <w:r w:rsidR="00244F6E">
        <w:rPr>
          <w:sz w:val="24"/>
          <w:szCs w:val="24"/>
        </w:rPr>
        <w:t xml:space="preserve">matrix and translation vector. </w:t>
      </w:r>
      <w:r w:rsidRPr="00656DE0">
        <w:rPr>
          <w:sz w:val="24"/>
          <w:szCs w:val="24"/>
        </w:rPr>
        <w:t xml:space="preserve">If you </w:t>
      </w:r>
      <w:r w:rsidR="00691C43">
        <w:rPr>
          <w:sz w:val="24"/>
          <w:szCs w:val="24"/>
        </w:rPr>
        <w:t>wish to use</w:t>
      </w:r>
      <w:r w:rsidRPr="00656DE0">
        <w:rPr>
          <w:sz w:val="24"/>
          <w:szCs w:val="24"/>
        </w:rPr>
        <w:t xml:space="preserve"> Starry Night for commercial applications, ple</w:t>
      </w:r>
      <w:r w:rsidR="00360F4E" w:rsidRPr="00656DE0">
        <w:rPr>
          <w:sz w:val="24"/>
          <w:szCs w:val="24"/>
        </w:rPr>
        <w:t xml:space="preserve">ase contact VanGogh Imaging to obtain a </w:t>
      </w:r>
      <w:r w:rsidRPr="00656DE0">
        <w:rPr>
          <w:sz w:val="24"/>
          <w:szCs w:val="24"/>
        </w:rPr>
        <w:t>commercial license.</w:t>
      </w:r>
      <w:r w:rsidR="00244F6E">
        <w:rPr>
          <w:sz w:val="24"/>
          <w:szCs w:val="24"/>
        </w:rPr>
        <w:t xml:space="preserve"> </w:t>
      </w:r>
      <w:r w:rsidR="008939CB">
        <w:rPr>
          <w:sz w:val="24"/>
          <w:szCs w:val="24"/>
        </w:rPr>
        <w:t>VanGogh Imaging is interested in providing a commercial license</w:t>
      </w:r>
      <w:r w:rsidR="00244F6E">
        <w:rPr>
          <w:sz w:val="24"/>
          <w:szCs w:val="24"/>
        </w:rPr>
        <w:t>s</w:t>
      </w:r>
      <w:r w:rsidR="008939CB">
        <w:rPr>
          <w:sz w:val="24"/>
          <w:szCs w:val="24"/>
        </w:rPr>
        <w:t xml:space="preserve"> </w:t>
      </w:r>
      <w:r w:rsidR="00244F6E">
        <w:rPr>
          <w:sz w:val="24"/>
          <w:szCs w:val="24"/>
        </w:rPr>
        <w:t>for</w:t>
      </w:r>
      <w:r w:rsidR="008939CB">
        <w:rPr>
          <w:sz w:val="24"/>
          <w:szCs w:val="24"/>
        </w:rPr>
        <w:t xml:space="preserve"> high-volume</w:t>
      </w:r>
      <w:r w:rsidR="00244F6E">
        <w:rPr>
          <w:sz w:val="24"/>
          <w:szCs w:val="24"/>
        </w:rPr>
        <w:t>,</w:t>
      </w:r>
      <w:r w:rsidR="008939CB">
        <w:rPr>
          <w:sz w:val="24"/>
          <w:szCs w:val="24"/>
        </w:rPr>
        <w:t xml:space="preserve"> commercially viable applications.</w:t>
      </w:r>
    </w:p>
    <w:p w:rsidR="00C468F4" w:rsidRDefault="00C468F4" w:rsidP="00C468F4">
      <w:pPr>
        <w:pStyle w:val="ListParagraph"/>
        <w:numPr>
          <w:ilvl w:val="0"/>
          <w:numId w:val="1"/>
        </w:numPr>
        <w:rPr>
          <w:sz w:val="24"/>
          <w:szCs w:val="24"/>
        </w:rPr>
      </w:pPr>
      <w:r>
        <w:rPr>
          <w:sz w:val="24"/>
          <w:szCs w:val="24"/>
        </w:rPr>
        <w:t>Starry Night Block Diagram</w:t>
      </w:r>
    </w:p>
    <w:p w:rsidR="00C468F4" w:rsidRPr="00360F4E" w:rsidRDefault="00C468F4" w:rsidP="00360F4E">
      <w:pPr>
        <w:ind w:left="1440"/>
        <w:rPr>
          <w:sz w:val="24"/>
          <w:szCs w:val="24"/>
        </w:rPr>
      </w:pPr>
      <w:r>
        <w:rPr>
          <w:noProof/>
          <w:lang w:eastAsia="en-US"/>
        </w:rPr>
        <w:lastRenderedPageBreak/>
        <w:drawing>
          <wp:inline distT="0" distB="0" distL="0" distR="0" wp14:anchorId="6F21BFD9" wp14:editId="7CC9E8DB">
            <wp:extent cx="3925838" cy="39960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26370" cy="3996589"/>
                    </a:xfrm>
                    <a:prstGeom prst="rect">
                      <a:avLst/>
                    </a:prstGeom>
                  </pic:spPr>
                </pic:pic>
              </a:graphicData>
            </a:graphic>
          </wp:inline>
        </w:drawing>
      </w:r>
    </w:p>
    <w:p w:rsidR="00C468F4" w:rsidRPr="001B61F5" w:rsidRDefault="00C468F4" w:rsidP="001B61F5">
      <w:pPr>
        <w:ind w:left="720"/>
        <w:rPr>
          <w:sz w:val="24"/>
          <w:szCs w:val="24"/>
        </w:rPr>
      </w:pPr>
      <w:r w:rsidRPr="001B61F5">
        <w:rPr>
          <w:sz w:val="24"/>
          <w:szCs w:val="24"/>
        </w:rPr>
        <w:t>Note: Object Recognition will be provided in Starry Night version 2.0</w:t>
      </w:r>
      <w:r w:rsidR="00360F4E" w:rsidRPr="001B61F5">
        <w:rPr>
          <w:sz w:val="24"/>
          <w:szCs w:val="24"/>
        </w:rPr>
        <w:t>.</w:t>
      </w:r>
    </w:p>
    <w:p w:rsidR="00F2186C" w:rsidRDefault="00402245" w:rsidP="00F2186C">
      <w:pPr>
        <w:pStyle w:val="ListParagraph"/>
        <w:numPr>
          <w:ilvl w:val="0"/>
          <w:numId w:val="1"/>
        </w:numPr>
        <w:rPr>
          <w:sz w:val="24"/>
          <w:szCs w:val="24"/>
        </w:rPr>
      </w:pPr>
      <w:r>
        <w:rPr>
          <w:sz w:val="24"/>
          <w:szCs w:val="24"/>
        </w:rPr>
        <w:t>Output</w:t>
      </w:r>
      <w:r w:rsidR="0046202B">
        <w:rPr>
          <w:sz w:val="24"/>
          <w:szCs w:val="24"/>
        </w:rPr>
        <w:t xml:space="preserve"> and Functions</w:t>
      </w:r>
    </w:p>
    <w:p w:rsidR="0046202B" w:rsidRDefault="008348CA" w:rsidP="0065090E">
      <w:pPr>
        <w:pStyle w:val="ListParagraph"/>
        <w:keepNext/>
        <w:keepLines/>
        <w:numPr>
          <w:ilvl w:val="1"/>
          <w:numId w:val="1"/>
        </w:numPr>
        <w:rPr>
          <w:sz w:val="24"/>
          <w:szCs w:val="24"/>
        </w:rPr>
      </w:pPr>
      <w:r>
        <w:rPr>
          <w:sz w:val="24"/>
          <w:szCs w:val="24"/>
        </w:rPr>
        <w:t>Output – The f</w:t>
      </w:r>
      <w:r w:rsidR="0046202B">
        <w:rPr>
          <w:sz w:val="24"/>
          <w:szCs w:val="24"/>
        </w:rPr>
        <w:t>ollowing information is provided in real-time by Starry Night</w:t>
      </w:r>
    </w:p>
    <w:p w:rsidR="0046202B" w:rsidRDefault="008348CA" w:rsidP="0065090E">
      <w:pPr>
        <w:pStyle w:val="ListParagraph"/>
        <w:keepNext/>
        <w:keepLines/>
        <w:numPr>
          <w:ilvl w:val="2"/>
          <w:numId w:val="1"/>
        </w:numPr>
        <w:spacing w:after="0"/>
        <w:rPr>
          <w:sz w:val="24"/>
          <w:szCs w:val="24"/>
        </w:rPr>
      </w:pPr>
      <w:r>
        <w:rPr>
          <w:sz w:val="24"/>
          <w:szCs w:val="24"/>
        </w:rPr>
        <w:t>Camera</w:t>
      </w:r>
      <w:r w:rsidR="0046202B">
        <w:rPr>
          <w:sz w:val="24"/>
          <w:szCs w:val="24"/>
        </w:rPr>
        <w:t xml:space="preserve"> Location</w:t>
      </w:r>
    </w:p>
    <w:p w:rsidR="00C81A83" w:rsidRPr="008348CA" w:rsidRDefault="00D002CF" w:rsidP="0065090E">
      <w:pPr>
        <w:keepNext/>
        <w:keepLines/>
        <w:spacing w:after="0"/>
        <w:ind w:left="2160"/>
        <w:rPr>
          <w:sz w:val="24"/>
          <w:szCs w:val="24"/>
        </w:rPr>
      </w:pPr>
      <w:r w:rsidRPr="008348CA">
        <w:rPr>
          <w:sz w:val="24"/>
          <w:szCs w:val="24"/>
        </w:rPr>
        <w:t xml:space="preserve">When the plugin is first activated with the START function command, the location of the camera is </w:t>
      </w:r>
      <w:r w:rsidR="008348CA">
        <w:rPr>
          <w:sz w:val="24"/>
          <w:szCs w:val="24"/>
        </w:rPr>
        <w:t>set as the</w:t>
      </w:r>
      <w:r w:rsidR="00C81A83" w:rsidRPr="008348CA">
        <w:rPr>
          <w:sz w:val="24"/>
          <w:szCs w:val="24"/>
        </w:rPr>
        <w:t xml:space="preserve"> origin (</w:t>
      </w:r>
      <w:r w:rsidRPr="008348CA">
        <w:rPr>
          <w:sz w:val="24"/>
          <w:szCs w:val="24"/>
        </w:rPr>
        <w:t>0</w:t>
      </w:r>
      <w:proofErr w:type="gramStart"/>
      <w:r w:rsidRPr="008348CA">
        <w:rPr>
          <w:sz w:val="24"/>
          <w:szCs w:val="24"/>
        </w:rPr>
        <w:t>,0,0</w:t>
      </w:r>
      <w:proofErr w:type="gramEnd"/>
      <w:r w:rsidR="00C81A83" w:rsidRPr="008348CA">
        <w:rPr>
          <w:sz w:val="24"/>
          <w:szCs w:val="24"/>
        </w:rPr>
        <w:t xml:space="preserve">) </w:t>
      </w:r>
      <w:r w:rsidRPr="008348CA">
        <w:rPr>
          <w:sz w:val="24"/>
          <w:szCs w:val="24"/>
        </w:rPr>
        <w:t>in 3D space.</w:t>
      </w:r>
      <w:r w:rsidR="008348CA">
        <w:rPr>
          <w:sz w:val="24"/>
          <w:szCs w:val="24"/>
        </w:rPr>
        <w:t xml:space="preserve"> </w:t>
      </w:r>
      <w:r w:rsidR="00C81A83" w:rsidRPr="008348CA">
        <w:rPr>
          <w:sz w:val="24"/>
          <w:szCs w:val="24"/>
        </w:rPr>
        <w:t xml:space="preserve">As the camera moves around </w:t>
      </w:r>
      <w:r w:rsidR="0065090E">
        <w:rPr>
          <w:sz w:val="24"/>
          <w:szCs w:val="24"/>
        </w:rPr>
        <w:t>in</w:t>
      </w:r>
      <w:r w:rsidR="00C81A83" w:rsidRPr="008348CA">
        <w:rPr>
          <w:sz w:val="24"/>
          <w:szCs w:val="24"/>
        </w:rPr>
        <w:t xml:space="preserve"> 3D space, the plugin provides (in real-time via </w:t>
      </w:r>
      <w:r w:rsidR="0065090E">
        <w:rPr>
          <w:sz w:val="24"/>
          <w:szCs w:val="24"/>
        </w:rPr>
        <w:t xml:space="preserve">a </w:t>
      </w:r>
      <w:r w:rsidR="00C81A83" w:rsidRPr="008348CA">
        <w:rPr>
          <w:sz w:val="24"/>
          <w:szCs w:val="24"/>
        </w:rPr>
        <w:t>function call) new coordinate</w:t>
      </w:r>
      <w:r w:rsidR="0065090E">
        <w:rPr>
          <w:sz w:val="24"/>
          <w:szCs w:val="24"/>
        </w:rPr>
        <w:t>s</w:t>
      </w:r>
      <w:r w:rsidR="00C81A83" w:rsidRPr="008348CA">
        <w:rPr>
          <w:sz w:val="24"/>
          <w:szCs w:val="24"/>
        </w:rPr>
        <w:t xml:space="preserve"> of the camera that show the relative position of the camera </w:t>
      </w:r>
      <w:r w:rsidR="0065090E">
        <w:rPr>
          <w:sz w:val="24"/>
          <w:szCs w:val="24"/>
        </w:rPr>
        <w:t xml:space="preserve">with </w:t>
      </w:r>
      <w:r w:rsidR="00C81A83" w:rsidRPr="008348CA">
        <w:rPr>
          <w:sz w:val="24"/>
          <w:szCs w:val="24"/>
        </w:rPr>
        <w:t>respect to the origin in the original 3D Cartesian coordinate system.</w:t>
      </w:r>
      <w:r w:rsidR="0065090E">
        <w:rPr>
          <w:sz w:val="24"/>
          <w:szCs w:val="24"/>
        </w:rPr>
        <w:t xml:space="preserve"> </w:t>
      </w:r>
      <w:r w:rsidR="00C81A83" w:rsidRPr="008348CA">
        <w:rPr>
          <w:sz w:val="24"/>
          <w:szCs w:val="24"/>
        </w:rPr>
        <w:t>This allows the application to know the current position of the camera and thus allows control of devices and display rend</w:t>
      </w:r>
      <w:r w:rsidR="0065090E">
        <w:rPr>
          <w:sz w:val="24"/>
          <w:szCs w:val="24"/>
        </w:rPr>
        <w:t>ering based on this information.</w:t>
      </w:r>
    </w:p>
    <w:p w:rsidR="00FF5266" w:rsidRPr="00F638B0" w:rsidRDefault="00D71A67" w:rsidP="00FF5266">
      <w:pPr>
        <w:pStyle w:val="ListParagraph"/>
        <w:numPr>
          <w:ilvl w:val="2"/>
          <w:numId w:val="1"/>
        </w:numPr>
        <w:spacing w:after="0"/>
        <w:rPr>
          <w:sz w:val="24"/>
          <w:szCs w:val="24"/>
        </w:rPr>
      </w:pPr>
      <w:bookmarkStart w:id="0" w:name="_Ref375138806"/>
      <w:r w:rsidRPr="00F638B0">
        <w:rPr>
          <w:sz w:val="24"/>
          <w:szCs w:val="24"/>
        </w:rPr>
        <w:t>Point Clouds</w:t>
      </w:r>
    </w:p>
    <w:p w:rsidR="00822DED" w:rsidRPr="00822DED" w:rsidRDefault="00822DED" w:rsidP="00F638B0">
      <w:pPr>
        <w:keepNext/>
        <w:keepLines/>
        <w:spacing w:after="0"/>
        <w:ind w:left="2160"/>
        <w:rPr>
          <w:sz w:val="24"/>
          <w:szCs w:val="24"/>
        </w:rPr>
      </w:pPr>
      <w:r w:rsidRPr="00822DED">
        <w:rPr>
          <w:sz w:val="24"/>
          <w:szCs w:val="24"/>
        </w:rPr>
        <w:t>Two point clouds, global point cloud and current point</w:t>
      </w:r>
      <w:r w:rsidR="00F638B0">
        <w:rPr>
          <w:sz w:val="24"/>
          <w:szCs w:val="24"/>
        </w:rPr>
        <w:t xml:space="preserve"> cloud,</w:t>
      </w:r>
      <w:r w:rsidRPr="00822DED">
        <w:rPr>
          <w:sz w:val="24"/>
          <w:szCs w:val="24"/>
        </w:rPr>
        <w:t xml:space="preserve"> are </w:t>
      </w:r>
      <w:r w:rsidR="00F638B0">
        <w:rPr>
          <w:sz w:val="24"/>
          <w:szCs w:val="24"/>
        </w:rPr>
        <w:t xml:space="preserve">displayed in real </w:t>
      </w:r>
      <w:r w:rsidRPr="00822DED">
        <w:rPr>
          <w:sz w:val="24"/>
          <w:szCs w:val="24"/>
        </w:rPr>
        <w:t xml:space="preserve">time once </w:t>
      </w:r>
      <w:r w:rsidR="00F638B0">
        <w:rPr>
          <w:sz w:val="24"/>
          <w:szCs w:val="24"/>
        </w:rPr>
        <w:t>the application</w:t>
      </w:r>
      <w:r w:rsidRPr="00822DED">
        <w:rPr>
          <w:sz w:val="24"/>
          <w:szCs w:val="24"/>
        </w:rPr>
        <w:t xml:space="preserve"> starts.</w:t>
      </w:r>
      <w:r w:rsidR="00F638B0">
        <w:rPr>
          <w:sz w:val="24"/>
          <w:szCs w:val="24"/>
        </w:rPr>
        <w:t xml:space="preserve"> The</w:t>
      </w:r>
      <w:r>
        <w:rPr>
          <w:sz w:val="24"/>
          <w:szCs w:val="24"/>
        </w:rPr>
        <w:t xml:space="preserve"> two point clouds provide visual information to help users </w:t>
      </w:r>
      <w:r w:rsidR="00704B8B">
        <w:rPr>
          <w:sz w:val="24"/>
          <w:szCs w:val="24"/>
        </w:rPr>
        <w:t>monitor</w:t>
      </w:r>
      <w:r>
        <w:rPr>
          <w:sz w:val="24"/>
          <w:szCs w:val="24"/>
        </w:rPr>
        <w:t xml:space="preserve"> SLAM</w:t>
      </w:r>
      <w:r w:rsidR="00704B8B">
        <w:rPr>
          <w:sz w:val="24"/>
          <w:szCs w:val="24"/>
        </w:rPr>
        <w:t xml:space="preserve"> status</w:t>
      </w:r>
      <w:r>
        <w:rPr>
          <w:sz w:val="24"/>
          <w:szCs w:val="24"/>
        </w:rPr>
        <w:t>.</w:t>
      </w:r>
    </w:p>
    <w:p w:rsidR="0046202B" w:rsidRDefault="00707D81" w:rsidP="00843A7D">
      <w:pPr>
        <w:pStyle w:val="ListParagraph"/>
        <w:numPr>
          <w:ilvl w:val="2"/>
          <w:numId w:val="1"/>
        </w:numPr>
        <w:spacing w:after="0"/>
        <w:rPr>
          <w:sz w:val="24"/>
          <w:szCs w:val="24"/>
        </w:rPr>
      </w:pPr>
      <w:r>
        <w:rPr>
          <w:sz w:val="24"/>
          <w:szCs w:val="24"/>
        </w:rPr>
        <w:t>GlobalMesh</w:t>
      </w:r>
      <w:r w:rsidR="0046202B">
        <w:rPr>
          <w:sz w:val="24"/>
          <w:szCs w:val="24"/>
        </w:rPr>
        <w:t>.obj</w:t>
      </w:r>
      <w:bookmarkEnd w:id="0"/>
    </w:p>
    <w:p w:rsidR="009D0672" w:rsidRPr="00843A7D" w:rsidRDefault="00843A7D" w:rsidP="00843A7D">
      <w:pPr>
        <w:spacing w:after="0"/>
        <w:ind w:left="2160"/>
        <w:rPr>
          <w:sz w:val="24"/>
          <w:szCs w:val="24"/>
        </w:rPr>
      </w:pPr>
      <w:r>
        <w:rPr>
          <w:sz w:val="24"/>
          <w:szCs w:val="24"/>
        </w:rPr>
        <w:lastRenderedPageBreak/>
        <w:t xml:space="preserve">The </w:t>
      </w:r>
      <w:r w:rsidR="00BA1235">
        <w:rPr>
          <w:sz w:val="24"/>
          <w:szCs w:val="24"/>
        </w:rPr>
        <w:t>GlobalMesh</w:t>
      </w:r>
      <w:r>
        <w:rPr>
          <w:sz w:val="24"/>
          <w:szCs w:val="24"/>
        </w:rPr>
        <w:t xml:space="preserve">.obj represents the final </w:t>
      </w:r>
      <w:r w:rsidR="008E2877" w:rsidRPr="00843A7D">
        <w:rPr>
          <w:sz w:val="24"/>
          <w:szCs w:val="24"/>
        </w:rPr>
        <w:t xml:space="preserve">3D model that’s </w:t>
      </w:r>
      <w:r>
        <w:rPr>
          <w:sz w:val="24"/>
          <w:szCs w:val="24"/>
        </w:rPr>
        <w:t xml:space="preserve">constructed via </w:t>
      </w:r>
      <w:r>
        <w:rPr>
          <w:sz w:val="24"/>
          <w:szCs w:val="24"/>
        </w:rPr>
        <w:t>the</w:t>
      </w:r>
      <w:r w:rsidR="008E2877" w:rsidRPr="00843A7D">
        <w:rPr>
          <w:sz w:val="24"/>
          <w:szCs w:val="24"/>
        </w:rPr>
        <w:t xml:space="preserve"> SLAM</w:t>
      </w:r>
      <w:r>
        <w:rPr>
          <w:sz w:val="24"/>
          <w:szCs w:val="24"/>
        </w:rPr>
        <w:t xml:space="preserve"> function and </w:t>
      </w:r>
      <w:r w:rsidR="009D0672" w:rsidRPr="00843A7D">
        <w:rPr>
          <w:sz w:val="24"/>
          <w:szCs w:val="24"/>
        </w:rPr>
        <w:t xml:space="preserve">is generated only </w:t>
      </w:r>
      <w:r>
        <w:rPr>
          <w:sz w:val="24"/>
          <w:szCs w:val="24"/>
        </w:rPr>
        <w:t>after</w:t>
      </w:r>
      <w:r w:rsidR="009D0672" w:rsidRPr="00843A7D">
        <w:rPr>
          <w:sz w:val="24"/>
          <w:szCs w:val="24"/>
        </w:rPr>
        <w:t xml:space="preserve"> </w:t>
      </w:r>
      <w:r w:rsidR="008939CB">
        <w:rPr>
          <w:sz w:val="24"/>
          <w:szCs w:val="24"/>
        </w:rPr>
        <w:t>SLAM</w:t>
      </w:r>
      <w:r>
        <w:rPr>
          <w:sz w:val="24"/>
          <w:szCs w:val="24"/>
        </w:rPr>
        <w:t xml:space="preserve"> </w:t>
      </w:r>
      <w:r w:rsidR="009D0672" w:rsidRPr="00843A7D">
        <w:rPr>
          <w:sz w:val="24"/>
          <w:szCs w:val="24"/>
        </w:rPr>
        <w:t>is stopped.</w:t>
      </w:r>
      <w:r>
        <w:rPr>
          <w:sz w:val="24"/>
          <w:szCs w:val="24"/>
        </w:rPr>
        <w:t xml:space="preserve"> </w:t>
      </w:r>
      <w:r w:rsidR="009D0672" w:rsidRPr="00843A7D">
        <w:rPr>
          <w:sz w:val="24"/>
          <w:szCs w:val="24"/>
        </w:rPr>
        <w:t xml:space="preserve">The mesh quality of this 3D model </w:t>
      </w:r>
      <w:r>
        <w:rPr>
          <w:sz w:val="24"/>
          <w:szCs w:val="24"/>
        </w:rPr>
        <w:t xml:space="preserve">is limited </w:t>
      </w:r>
      <w:r>
        <w:rPr>
          <w:sz w:val="24"/>
          <w:szCs w:val="24"/>
        </w:rPr>
        <w:t>by the resolution of the sensor being used.</w:t>
      </w:r>
    </w:p>
    <w:p w:rsidR="00F2186C" w:rsidRDefault="00F2186C" w:rsidP="00310B76">
      <w:pPr>
        <w:pStyle w:val="ListParagraph"/>
        <w:numPr>
          <w:ilvl w:val="1"/>
          <w:numId w:val="1"/>
        </w:numPr>
        <w:spacing w:after="0"/>
        <w:rPr>
          <w:sz w:val="24"/>
          <w:szCs w:val="24"/>
        </w:rPr>
      </w:pPr>
      <w:r>
        <w:rPr>
          <w:sz w:val="24"/>
          <w:szCs w:val="24"/>
        </w:rPr>
        <w:t>Functions</w:t>
      </w:r>
    </w:p>
    <w:p w:rsidR="00F2186C" w:rsidRDefault="00F2186C" w:rsidP="00310B76">
      <w:pPr>
        <w:pStyle w:val="ListParagraph"/>
        <w:numPr>
          <w:ilvl w:val="2"/>
          <w:numId w:val="1"/>
        </w:numPr>
        <w:spacing w:after="0"/>
        <w:rPr>
          <w:sz w:val="24"/>
          <w:szCs w:val="24"/>
        </w:rPr>
      </w:pPr>
      <w:r>
        <w:rPr>
          <w:sz w:val="24"/>
          <w:szCs w:val="24"/>
        </w:rPr>
        <w:t>Start</w:t>
      </w:r>
    </w:p>
    <w:p w:rsidR="009D0672" w:rsidRPr="00310B76" w:rsidRDefault="009D0672" w:rsidP="00310B76">
      <w:pPr>
        <w:spacing w:after="0"/>
        <w:ind w:left="2160"/>
        <w:rPr>
          <w:sz w:val="24"/>
          <w:szCs w:val="24"/>
        </w:rPr>
      </w:pPr>
      <w:r w:rsidRPr="00310B76">
        <w:rPr>
          <w:sz w:val="24"/>
          <w:szCs w:val="24"/>
        </w:rPr>
        <w:t xml:space="preserve">This function starts the SLAM process which both constructs the global model and tracks the camera location </w:t>
      </w:r>
      <w:r w:rsidR="00310B76">
        <w:rPr>
          <w:sz w:val="24"/>
          <w:szCs w:val="24"/>
        </w:rPr>
        <w:t xml:space="preserve">with </w:t>
      </w:r>
      <w:r w:rsidRPr="00310B76">
        <w:rPr>
          <w:sz w:val="24"/>
          <w:szCs w:val="24"/>
        </w:rPr>
        <w:t>respect to the 3D model.</w:t>
      </w:r>
      <w:r w:rsidR="00310B76">
        <w:rPr>
          <w:sz w:val="24"/>
          <w:szCs w:val="24"/>
        </w:rPr>
        <w:t xml:space="preserve"> </w:t>
      </w:r>
      <w:r w:rsidRPr="00310B76">
        <w:rPr>
          <w:sz w:val="24"/>
          <w:szCs w:val="24"/>
        </w:rPr>
        <w:t>This function also sets the origin of the camera at (0</w:t>
      </w:r>
      <w:proofErr w:type="gramStart"/>
      <w:r w:rsidRPr="00310B76">
        <w:rPr>
          <w:sz w:val="24"/>
          <w:szCs w:val="24"/>
        </w:rPr>
        <w:t>,0,0</w:t>
      </w:r>
      <w:proofErr w:type="gramEnd"/>
      <w:r w:rsidRPr="00310B76">
        <w:rPr>
          <w:sz w:val="24"/>
          <w:szCs w:val="24"/>
        </w:rPr>
        <w:t>) and establishes the global Cartesian coordinate system.</w:t>
      </w:r>
    </w:p>
    <w:p w:rsidR="00F2186C" w:rsidRDefault="00F2186C" w:rsidP="00310B76">
      <w:pPr>
        <w:pStyle w:val="ListParagraph"/>
        <w:numPr>
          <w:ilvl w:val="2"/>
          <w:numId w:val="1"/>
        </w:numPr>
        <w:spacing w:after="0"/>
        <w:rPr>
          <w:sz w:val="24"/>
          <w:szCs w:val="24"/>
        </w:rPr>
      </w:pPr>
      <w:r>
        <w:rPr>
          <w:sz w:val="24"/>
          <w:szCs w:val="24"/>
        </w:rPr>
        <w:t xml:space="preserve">Get </w:t>
      </w:r>
      <w:r w:rsidR="00310B76">
        <w:rPr>
          <w:sz w:val="24"/>
          <w:szCs w:val="24"/>
        </w:rPr>
        <w:t>Camera Location</w:t>
      </w:r>
      <w:r w:rsidR="00D76B22">
        <w:rPr>
          <w:sz w:val="24"/>
          <w:szCs w:val="24"/>
        </w:rPr>
        <w:t xml:space="preserve"> </w:t>
      </w:r>
    </w:p>
    <w:p w:rsidR="009D0672" w:rsidRPr="00310B76" w:rsidRDefault="009D0672" w:rsidP="00310B76">
      <w:pPr>
        <w:spacing w:after="0"/>
        <w:ind w:left="2160"/>
        <w:rPr>
          <w:sz w:val="24"/>
          <w:szCs w:val="24"/>
        </w:rPr>
      </w:pPr>
      <w:r w:rsidRPr="00310B76">
        <w:rPr>
          <w:sz w:val="24"/>
          <w:szCs w:val="24"/>
        </w:rPr>
        <w:t>This function returns the current camera position relative to the global model</w:t>
      </w:r>
      <w:r w:rsidR="00310B76">
        <w:rPr>
          <w:sz w:val="24"/>
          <w:szCs w:val="24"/>
        </w:rPr>
        <w:t xml:space="preserve">. </w:t>
      </w:r>
      <w:r w:rsidRPr="00310B76">
        <w:rPr>
          <w:sz w:val="24"/>
          <w:szCs w:val="24"/>
        </w:rPr>
        <w:t xml:space="preserve">It outputs </w:t>
      </w:r>
      <w:r w:rsidR="00310B76">
        <w:rPr>
          <w:sz w:val="24"/>
          <w:szCs w:val="24"/>
        </w:rPr>
        <w:t>t</w:t>
      </w:r>
      <w:r w:rsidRPr="00310B76">
        <w:rPr>
          <w:sz w:val="24"/>
          <w:szCs w:val="24"/>
        </w:rPr>
        <w:t xml:space="preserve">he current position that can be used to find </w:t>
      </w:r>
      <w:r w:rsidR="00310B76">
        <w:rPr>
          <w:sz w:val="24"/>
          <w:szCs w:val="24"/>
        </w:rPr>
        <w:t xml:space="preserve">the </w:t>
      </w:r>
      <w:r w:rsidR="00310B76">
        <w:rPr>
          <w:sz w:val="24"/>
          <w:szCs w:val="24"/>
        </w:rPr>
        <w:t>camera’s</w:t>
      </w:r>
      <w:r w:rsidRPr="00310B76">
        <w:rPr>
          <w:sz w:val="24"/>
          <w:szCs w:val="24"/>
        </w:rPr>
        <w:t xml:space="preserve"> exact location.</w:t>
      </w:r>
      <w:r w:rsidR="00244F6E">
        <w:rPr>
          <w:sz w:val="24"/>
          <w:szCs w:val="24"/>
        </w:rPr>
        <w:t xml:space="preserve"> </w:t>
      </w:r>
      <w:r w:rsidR="0065493C">
        <w:rPr>
          <w:sz w:val="24"/>
          <w:szCs w:val="24"/>
        </w:rPr>
        <w:t>The camera position consists of its coordinate</w:t>
      </w:r>
      <w:r w:rsidR="00244F6E">
        <w:rPr>
          <w:sz w:val="24"/>
          <w:szCs w:val="24"/>
        </w:rPr>
        <w:t>s</w:t>
      </w:r>
      <w:r w:rsidR="0065493C">
        <w:rPr>
          <w:sz w:val="24"/>
          <w:szCs w:val="24"/>
        </w:rPr>
        <w:t xml:space="preserve"> in the global 3D space as well as the translation vector and rotation matrix which indicates the direction the camera is facing. (</w:t>
      </w:r>
      <w:r w:rsidR="00244F6E">
        <w:rPr>
          <w:sz w:val="24"/>
          <w:szCs w:val="24"/>
        </w:rPr>
        <w:t xml:space="preserve">Note: </w:t>
      </w:r>
      <w:r w:rsidR="0065493C">
        <w:rPr>
          <w:sz w:val="24"/>
          <w:szCs w:val="24"/>
        </w:rPr>
        <w:t>The translation and rotation vector is provided only in the commercial li</w:t>
      </w:r>
      <w:r w:rsidR="00244F6E">
        <w:rPr>
          <w:sz w:val="24"/>
          <w:szCs w:val="24"/>
        </w:rPr>
        <w:t>cense version of</w:t>
      </w:r>
      <w:r w:rsidR="0065493C">
        <w:rPr>
          <w:sz w:val="24"/>
          <w:szCs w:val="24"/>
        </w:rPr>
        <w:t xml:space="preserve"> the software.)</w:t>
      </w:r>
    </w:p>
    <w:p w:rsidR="00D76B22" w:rsidRPr="00F638B0" w:rsidRDefault="00822DED" w:rsidP="00310B76">
      <w:pPr>
        <w:pStyle w:val="ListParagraph"/>
        <w:numPr>
          <w:ilvl w:val="2"/>
          <w:numId w:val="1"/>
        </w:numPr>
        <w:spacing w:after="0"/>
        <w:rPr>
          <w:sz w:val="24"/>
          <w:szCs w:val="24"/>
        </w:rPr>
      </w:pPr>
      <w:r w:rsidRPr="00F638B0">
        <w:rPr>
          <w:sz w:val="24"/>
          <w:szCs w:val="24"/>
        </w:rPr>
        <w:t>Get Point Clouds</w:t>
      </w:r>
    </w:p>
    <w:p w:rsidR="00822DED" w:rsidRPr="00F638B0" w:rsidRDefault="00412A68" w:rsidP="00F638B0">
      <w:pPr>
        <w:pStyle w:val="ListParagraph"/>
        <w:spacing w:after="0"/>
        <w:ind w:left="2160"/>
        <w:rPr>
          <w:sz w:val="24"/>
          <w:szCs w:val="24"/>
        </w:rPr>
      </w:pPr>
      <w:r w:rsidRPr="00F638B0">
        <w:rPr>
          <w:sz w:val="24"/>
          <w:szCs w:val="24"/>
        </w:rPr>
        <w:t xml:space="preserve">There are two functions to provide point cloud information. One </w:t>
      </w:r>
      <w:r w:rsidR="00F638B0">
        <w:rPr>
          <w:sz w:val="24"/>
          <w:szCs w:val="24"/>
        </w:rPr>
        <w:t xml:space="preserve">function </w:t>
      </w:r>
      <w:r w:rsidRPr="00F638B0">
        <w:rPr>
          <w:sz w:val="24"/>
          <w:szCs w:val="24"/>
        </w:rPr>
        <w:t xml:space="preserve">returns </w:t>
      </w:r>
      <w:r w:rsidR="002A42A2" w:rsidRPr="00F638B0">
        <w:rPr>
          <w:sz w:val="24"/>
          <w:szCs w:val="24"/>
        </w:rPr>
        <w:t xml:space="preserve">coordinates for </w:t>
      </w:r>
      <w:r w:rsidR="00F638B0">
        <w:rPr>
          <w:sz w:val="24"/>
          <w:szCs w:val="24"/>
        </w:rPr>
        <w:t xml:space="preserve">the </w:t>
      </w:r>
      <w:r w:rsidRPr="00F638B0">
        <w:rPr>
          <w:sz w:val="24"/>
          <w:szCs w:val="24"/>
        </w:rPr>
        <w:t xml:space="preserve">global point cloud and the other </w:t>
      </w:r>
      <w:r w:rsidR="00F638B0">
        <w:rPr>
          <w:sz w:val="24"/>
          <w:szCs w:val="24"/>
        </w:rPr>
        <w:t xml:space="preserve">function </w:t>
      </w:r>
      <w:r w:rsidRPr="00F638B0">
        <w:rPr>
          <w:sz w:val="24"/>
          <w:szCs w:val="24"/>
        </w:rPr>
        <w:t xml:space="preserve">returns </w:t>
      </w:r>
      <w:r w:rsidR="002A42A2" w:rsidRPr="00F638B0">
        <w:rPr>
          <w:sz w:val="24"/>
          <w:szCs w:val="24"/>
        </w:rPr>
        <w:t xml:space="preserve">coordinates for </w:t>
      </w:r>
      <w:r w:rsidR="00F638B0">
        <w:rPr>
          <w:sz w:val="24"/>
          <w:szCs w:val="24"/>
        </w:rPr>
        <w:t xml:space="preserve">the </w:t>
      </w:r>
      <w:r w:rsidRPr="00F638B0">
        <w:rPr>
          <w:sz w:val="24"/>
          <w:szCs w:val="24"/>
        </w:rPr>
        <w:t>current point cloud.</w:t>
      </w:r>
      <w:r w:rsidR="00244F6E">
        <w:rPr>
          <w:sz w:val="24"/>
          <w:szCs w:val="24"/>
        </w:rPr>
        <w:t xml:space="preserve"> Together, they</w:t>
      </w:r>
      <w:r w:rsidR="0065493C">
        <w:rPr>
          <w:sz w:val="24"/>
          <w:szCs w:val="24"/>
        </w:rPr>
        <w:t xml:space="preserve"> can be displayed to show </w:t>
      </w:r>
      <w:r w:rsidR="00244F6E">
        <w:rPr>
          <w:sz w:val="24"/>
          <w:szCs w:val="24"/>
        </w:rPr>
        <w:t xml:space="preserve">the </w:t>
      </w:r>
      <w:r w:rsidR="0065493C">
        <w:rPr>
          <w:sz w:val="24"/>
          <w:szCs w:val="24"/>
        </w:rPr>
        <w:t xml:space="preserve">visual representation of what the camera is currently seeing as well as the </w:t>
      </w:r>
      <w:r w:rsidR="001620C7">
        <w:rPr>
          <w:sz w:val="24"/>
          <w:szCs w:val="24"/>
        </w:rPr>
        <w:t>scene around the current camera view.</w:t>
      </w:r>
    </w:p>
    <w:p w:rsidR="00F2186C" w:rsidRDefault="0046202B" w:rsidP="00310B76">
      <w:pPr>
        <w:pStyle w:val="ListParagraph"/>
        <w:numPr>
          <w:ilvl w:val="2"/>
          <w:numId w:val="1"/>
        </w:numPr>
        <w:spacing w:after="0"/>
        <w:rPr>
          <w:sz w:val="24"/>
          <w:szCs w:val="24"/>
        </w:rPr>
      </w:pPr>
      <w:r>
        <w:rPr>
          <w:sz w:val="24"/>
          <w:szCs w:val="24"/>
        </w:rPr>
        <w:t>Stop</w:t>
      </w:r>
    </w:p>
    <w:p w:rsidR="00071CAC" w:rsidRPr="00310B76" w:rsidRDefault="00071CAC" w:rsidP="00310B76">
      <w:pPr>
        <w:spacing w:after="0"/>
        <w:ind w:left="2160"/>
        <w:rPr>
          <w:sz w:val="24"/>
          <w:szCs w:val="24"/>
        </w:rPr>
      </w:pPr>
      <w:r w:rsidRPr="00310B76">
        <w:rPr>
          <w:sz w:val="24"/>
          <w:szCs w:val="24"/>
        </w:rPr>
        <w:t>This stops the SLAM process.</w:t>
      </w:r>
    </w:p>
    <w:p w:rsidR="0046202B" w:rsidRDefault="0046202B" w:rsidP="00310B76">
      <w:pPr>
        <w:pStyle w:val="ListParagraph"/>
        <w:numPr>
          <w:ilvl w:val="2"/>
          <w:numId w:val="1"/>
        </w:numPr>
        <w:spacing w:after="0"/>
        <w:rPr>
          <w:sz w:val="24"/>
          <w:szCs w:val="24"/>
        </w:rPr>
      </w:pPr>
      <w:r>
        <w:rPr>
          <w:sz w:val="24"/>
          <w:szCs w:val="24"/>
        </w:rPr>
        <w:t xml:space="preserve">Get </w:t>
      </w:r>
      <w:r w:rsidR="00284C67">
        <w:rPr>
          <w:sz w:val="24"/>
          <w:szCs w:val="24"/>
        </w:rPr>
        <w:t>GlobalMesh</w:t>
      </w:r>
      <w:r>
        <w:rPr>
          <w:sz w:val="24"/>
          <w:szCs w:val="24"/>
        </w:rPr>
        <w:t>.obj</w:t>
      </w:r>
    </w:p>
    <w:p w:rsidR="00A77E4F" w:rsidRDefault="00A77E4F" w:rsidP="00310B76">
      <w:pPr>
        <w:spacing w:after="0"/>
        <w:ind w:left="2160"/>
        <w:rPr>
          <w:sz w:val="24"/>
          <w:szCs w:val="24"/>
        </w:rPr>
      </w:pPr>
      <w:r w:rsidRPr="00310B76">
        <w:rPr>
          <w:sz w:val="24"/>
          <w:szCs w:val="24"/>
        </w:rPr>
        <w:t xml:space="preserve">This function is </w:t>
      </w:r>
      <w:r w:rsidR="00310B76">
        <w:rPr>
          <w:sz w:val="24"/>
          <w:szCs w:val="24"/>
        </w:rPr>
        <w:t>available</w:t>
      </w:r>
      <w:r w:rsidRPr="00310B76">
        <w:rPr>
          <w:sz w:val="24"/>
          <w:szCs w:val="24"/>
        </w:rPr>
        <w:t xml:space="preserve"> only after </w:t>
      </w:r>
      <w:r w:rsidR="00310B76">
        <w:rPr>
          <w:sz w:val="24"/>
          <w:szCs w:val="24"/>
        </w:rPr>
        <w:t xml:space="preserve">the Start function is invoked and then </w:t>
      </w:r>
      <w:r w:rsidR="00310B76">
        <w:rPr>
          <w:sz w:val="24"/>
          <w:szCs w:val="24"/>
        </w:rPr>
        <w:t>the Stop function is executed</w:t>
      </w:r>
      <w:r w:rsidR="00244F6E">
        <w:rPr>
          <w:sz w:val="24"/>
          <w:szCs w:val="24"/>
        </w:rPr>
        <w:t xml:space="preserve">, </w:t>
      </w:r>
      <w:r w:rsidR="001620C7">
        <w:rPr>
          <w:sz w:val="24"/>
          <w:szCs w:val="24"/>
        </w:rPr>
        <w:t>i.e.</w:t>
      </w:r>
      <w:r w:rsidR="00244F6E">
        <w:rPr>
          <w:sz w:val="24"/>
          <w:szCs w:val="24"/>
        </w:rPr>
        <w:t>,</w:t>
      </w:r>
      <w:r w:rsidR="001620C7">
        <w:rPr>
          <w:sz w:val="24"/>
          <w:szCs w:val="24"/>
        </w:rPr>
        <w:t xml:space="preserve"> after t</w:t>
      </w:r>
      <w:r w:rsidR="00244F6E">
        <w:rPr>
          <w:sz w:val="24"/>
          <w:szCs w:val="24"/>
        </w:rPr>
        <w:t>he SLAM processing is completed</w:t>
      </w:r>
      <w:r w:rsidR="00310B76">
        <w:rPr>
          <w:sz w:val="24"/>
          <w:szCs w:val="24"/>
        </w:rPr>
        <w:t xml:space="preserve">. </w:t>
      </w:r>
      <w:r w:rsidR="00973002">
        <w:rPr>
          <w:sz w:val="24"/>
          <w:szCs w:val="24"/>
        </w:rPr>
        <w:t xml:space="preserve">The get </w:t>
      </w:r>
      <w:r w:rsidR="00BB308F">
        <w:rPr>
          <w:sz w:val="24"/>
          <w:szCs w:val="24"/>
        </w:rPr>
        <w:t>GlobalMesh</w:t>
      </w:r>
      <w:r w:rsidR="00973002">
        <w:rPr>
          <w:sz w:val="24"/>
          <w:szCs w:val="24"/>
        </w:rPr>
        <w:t>.obj function</w:t>
      </w:r>
      <w:r w:rsidRPr="00310B76">
        <w:rPr>
          <w:sz w:val="24"/>
          <w:szCs w:val="24"/>
        </w:rPr>
        <w:t xml:space="preserve"> returns the global model </w:t>
      </w:r>
      <w:r w:rsidRPr="00310B76">
        <w:rPr>
          <w:sz w:val="24"/>
          <w:szCs w:val="24"/>
        </w:rPr>
        <w:t xml:space="preserve">which has been </w:t>
      </w:r>
      <w:r w:rsidR="00973002">
        <w:rPr>
          <w:sz w:val="24"/>
          <w:szCs w:val="24"/>
        </w:rPr>
        <w:t>constructed via</w:t>
      </w:r>
      <w:r w:rsidRPr="00310B76">
        <w:rPr>
          <w:sz w:val="24"/>
          <w:szCs w:val="24"/>
        </w:rPr>
        <w:t xml:space="preserve"> the SLAM function.</w:t>
      </w:r>
    </w:p>
    <w:p w:rsidR="001B5026" w:rsidRPr="00310B76" w:rsidRDefault="001B5026" w:rsidP="00310B76">
      <w:pPr>
        <w:spacing w:after="0"/>
        <w:ind w:left="2160"/>
        <w:rPr>
          <w:sz w:val="24"/>
          <w:szCs w:val="24"/>
        </w:rPr>
      </w:pPr>
    </w:p>
    <w:p w:rsidR="0046202B" w:rsidRDefault="0046202B" w:rsidP="00402245">
      <w:pPr>
        <w:pStyle w:val="ListParagraph"/>
        <w:keepNext/>
        <w:keepLines/>
        <w:numPr>
          <w:ilvl w:val="0"/>
          <w:numId w:val="1"/>
        </w:numPr>
        <w:rPr>
          <w:sz w:val="24"/>
          <w:szCs w:val="24"/>
        </w:rPr>
      </w:pPr>
      <w:r>
        <w:rPr>
          <w:sz w:val="24"/>
          <w:szCs w:val="24"/>
        </w:rPr>
        <w:lastRenderedPageBreak/>
        <w:t xml:space="preserve">Unity3D </w:t>
      </w:r>
      <w:r w:rsidR="00973002">
        <w:rPr>
          <w:sz w:val="24"/>
          <w:szCs w:val="24"/>
        </w:rPr>
        <w:t>Function Call</w:t>
      </w:r>
      <w:r>
        <w:rPr>
          <w:sz w:val="24"/>
          <w:szCs w:val="24"/>
        </w:rPr>
        <w:t xml:space="preserve"> with Plugin</w:t>
      </w:r>
    </w:p>
    <w:p w:rsidR="00A77E4F" w:rsidRPr="006D0B99" w:rsidRDefault="00973002" w:rsidP="00402245">
      <w:pPr>
        <w:pStyle w:val="ListParagraph"/>
        <w:keepNext/>
        <w:keepLines/>
        <w:numPr>
          <w:ilvl w:val="1"/>
          <w:numId w:val="1"/>
        </w:numPr>
        <w:rPr>
          <w:sz w:val="24"/>
          <w:szCs w:val="24"/>
        </w:rPr>
      </w:pPr>
      <w:r>
        <w:rPr>
          <w:sz w:val="24"/>
          <w:szCs w:val="24"/>
        </w:rPr>
        <w:t>The block diagram below</w:t>
      </w:r>
      <w:r w:rsidR="00A77E4F">
        <w:rPr>
          <w:sz w:val="24"/>
          <w:szCs w:val="24"/>
        </w:rPr>
        <w:t xml:space="preserve"> sho</w:t>
      </w:r>
      <w:r>
        <w:rPr>
          <w:sz w:val="24"/>
          <w:szCs w:val="24"/>
        </w:rPr>
        <w:t>ws the interaction between the a</w:t>
      </w:r>
      <w:r w:rsidR="00A77E4F">
        <w:rPr>
          <w:sz w:val="24"/>
          <w:szCs w:val="24"/>
        </w:rPr>
        <w:t>pplication and the plugin</w:t>
      </w:r>
      <w:r>
        <w:rPr>
          <w:sz w:val="24"/>
          <w:szCs w:val="24"/>
        </w:rPr>
        <w:t>.</w:t>
      </w:r>
    </w:p>
    <w:p w:rsidR="009B4C8B" w:rsidRPr="00087455" w:rsidRDefault="00BF4FC3" w:rsidP="00402245">
      <w:pPr>
        <w:keepNext/>
        <w:keepLines/>
        <w:jc w:val="center"/>
        <w:rPr>
          <w:b/>
          <w:sz w:val="32"/>
          <w:szCs w:val="32"/>
        </w:rPr>
      </w:pPr>
      <w:r>
        <w:rPr>
          <w:noProof/>
          <w:lang w:eastAsia="en-US"/>
        </w:rPr>
        <mc:AlternateContent>
          <mc:Choice Requires="wps">
            <w:drawing>
              <wp:anchor distT="0" distB="0" distL="114300" distR="114300" simplePos="0" relativeHeight="251655164" behindDoc="0" locked="0" layoutInCell="1" allowOverlap="1" wp14:anchorId="3839CFA2" wp14:editId="1CDF4D06">
                <wp:simplePos x="0" y="0"/>
                <wp:positionH relativeFrom="column">
                  <wp:posOffset>3724759</wp:posOffset>
                </wp:positionH>
                <wp:positionV relativeFrom="paragraph">
                  <wp:posOffset>284137</wp:posOffset>
                </wp:positionV>
                <wp:extent cx="1518834" cy="4106652"/>
                <wp:effectExtent l="76200" t="38100" r="100965" b="122555"/>
                <wp:wrapNone/>
                <wp:docPr id="26" name="Rectangle 26"/>
                <wp:cNvGraphicFramePr/>
                <a:graphic xmlns:a="http://schemas.openxmlformats.org/drawingml/2006/main">
                  <a:graphicData uri="http://schemas.microsoft.com/office/word/2010/wordprocessingShape">
                    <wps:wsp>
                      <wps:cNvSpPr/>
                      <wps:spPr>
                        <a:xfrm>
                          <a:off x="0" y="0"/>
                          <a:ext cx="1518834" cy="4106652"/>
                        </a:xfrm>
                        <a:prstGeom prst="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293.3pt;margin-top:22.35pt;width:119.6pt;height:323.3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" fillcolor="#9a4906 [1641]" stroked="f">
                <v:fill color2="#f68a32 [3017]" rotate="t" angle="180" colors="0 #cb6c1d;52429f #ff8f2a;1 #ff8f26" focus="100%" type="gradient">
                  <o:fill v:ext="view" type="gradientUnscaled"/>
                </v:fill>
                <v:shadow on="t" color="black" opacity="22937f" origin=",.5" offset="0,.63889mm"/>
              </v:rect>
            </w:pict>
          </mc:Fallback>
        </mc:AlternateContent>
      </w:r>
      <w:r w:rsidR="00CD747D">
        <w:rPr>
          <w:noProof/>
          <w:lang w:eastAsia="en-US"/>
        </w:rPr>
        <mc:AlternateContent>
          <mc:Choice Requires="wps">
            <w:drawing>
              <wp:anchor distT="0" distB="0" distL="114300" distR="114300" simplePos="0" relativeHeight="251673600" behindDoc="0" locked="0" layoutInCell="1" allowOverlap="1" wp14:anchorId="3D9AAA7C" wp14:editId="718B1F93">
                <wp:simplePos x="0" y="0"/>
                <wp:positionH relativeFrom="column">
                  <wp:posOffset>3848186</wp:posOffset>
                </wp:positionH>
                <wp:positionV relativeFrom="paragraph">
                  <wp:posOffset>359410</wp:posOffset>
                </wp:positionV>
                <wp:extent cx="1296691" cy="278765"/>
                <wp:effectExtent l="0" t="0" r="0" b="698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91" cy="278765"/>
                        </a:xfrm>
                        <a:prstGeom prst="rect">
                          <a:avLst/>
                        </a:prstGeom>
                        <a:solidFill>
                          <a:srgbClr val="FFFFFF"/>
                        </a:solidFill>
                        <a:ln w="9525">
                          <a:noFill/>
                          <a:miter lim="800000"/>
                          <a:headEnd/>
                          <a:tailEnd/>
                        </a:ln>
                      </wps:spPr>
                      <wps:txbx>
                        <w:txbxContent>
                          <w:p w:rsidR="00CD747D" w:rsidRPr="00CD747D" w:rsidRDefault="00CD747D" w:rsidP="00CD747D">
                            <w:pPr>
                              <w:rPr>
                                <w:b/>
                                <w:color w:val="1F497D" w:themeColor="text2"/>
                              </w:rPr>
                            </w:pPr>
                            <w:r>
                              <w:rPr>
                                <w:b/>
                                <w:color w:val="1F497D" w:themeColor="text2"/>
                              </w:rPr>
                              <w:t>Starry Night 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03pt;margin-top:28.3pt;width:102.1pt;height:2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" stroked="f">
                <v:textbox>
                  <w:txbxContent>
                    <w:p w:rsidR="00CD747D" w:rsidRPr="00CD747D" w:rsidRDefault="00CD747D" w:rsidP="00CD747D">
                      <w:pPr>
                        <w:rPr>
                          <w:b/>
                          <w:color w:val="1F497D" w:themeColor="text2"/>
                        </w:rPr>
                      </w:pPr>
                      <w:r>
                        <w:rPr>
                          <w:b/>
                          <w:color w:val="1F497D" w:themeColor="text2"/>
                        </w:rPr>
                        <w:t>Starry Night Plugin</w:t>
                      </w:r>
                    </w:p>
                  </w:txbxContent>
                </v:textbox>
              </v:shape>
            </w:pict>
          </mc:Fallback>
        </mc:AlternateContent>
      </w:r>
      <w:r w:rsidR="00CD747D">
        <w:rPr>
          <w:noProof/>
          <w:lang w:eastAsia="en-US"/>
        </w:rPr>
        <mc:AlternateContent>
          <mc:Choice Requires="wps">
            <w:drawing>
              <wp:anchor distT="0" distB="0" distL="114300" distR="114300" simplePos="0" relativeHeight="251671552" behindDoc="0" locked="0" layoutInCell="1" allowOverlap="1" wp14:anchorId="01474404" wp14:editId="2608F970">
                <wp:simplePos x="0" y="0"/>
                <wp:positionH relativeFrom="column">
                  <wp:posOffset>1431290</wp:posOffset>
                </wp:positionH>
                <wp:positionV relativeFrom="paragraph">
                  <wp:posOffset>364576</wp:posOffset>
                </wp:positionV>
                <wp:extent cx="1084580" cy="278765"/>
                <wp:effectExtent l="0" t="0" r="1270" b="698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278765"/>
                        </a:xfrm>
                        <a:prstGeom prst="rect">
                          <a:avLst/>
                        </a:prstGeom>
                        <a:solidFill>
                          <a:srgbClr val="FFFFFF"/>
                        </a:solidFill>
                        <a:ln w="9525">
                          <a:noFill/>
                          <a:miter lim="800000"/>
                          <a:headEnd/>
                          <a:tailEnd/>
                        </a:ln>
                      </wps:spPr>
                      <wps:txbx>
                        <w:txbxContent>
                          <w:p w:rsidR="00CD747D" w:rsidRPr="00CD747D" w:rsidRDefault="00CD747D">
                            <w:pPr>
                              <w:rPr>
                                <w:b/>
                                <w:color w:val="1F497D" w:themeColor="text2"/>
                              </w:rPr>
                            </w:pPr>
                            <w:r w:rsidRPr="00CD747D">
                              <w:rPr>
                                <w:b/>
                                <w:color w:val="1F497D" w:themeColor="text2"/>
                              </w:rPr>
                              <w:t>Unity3D 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2.7pt;margin-top:28.7pt;width:85.4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" stroked="f">
                <v:textbox>
                  <w:txbxContent>
                    <w:p w:rsidR="00CD747D" w:rsidRPr="00CD747D" w:rsidRDefault="00CD747D">
                      <w:pPr>
                        <w:rPr>
                          <w:b/>
                          <w:color w:val="1F497D" w:themeColor="text2"/>
                        </w:rPr>
                      </w:pPr>
                      <w:r w:rsidRPr="00CD747D">
                        <w:rPr>
                          <w:b/>
                          <w:color w:val="1F497D" w:themeColor="text2"/>
                        </w:rPr>
                        <w:t>Unity3D Script</w:t>
                      </w:r>
                    </w:p>
                  </w:txbxContent>
                </v:textbox>
              </v:shape>
            </w:pict>
          </mc:Fallback>
        </mc:AlternateContent>
      </w:r>
      <w:r w:rsidR="00087455" w:rsidRPr="00087455">
        <w:rPr>
          <w:b/>
          <w:sz w:val="32"/>
          <w:szCs w:val="32"/>
        </w:rPr>
        <w:t>Unity3D Function Call with Plugin</w:t>
      </w:r>
    </w:p>
    <w:p w:rsidR="00092306" w:rsidRDefault="00EC7898" w:rsidP="00402245">
      <w:pPr>
        <w:keepNext/>
        <w:keepLines/>
      </w:pPr>
      <w:r>
        <w:rPr>
          <w:noProof/>
          <w:lang w:eastAsia="en-US"/>
        </w:rPr>
        <mc:AlternateContent>
          <mc:Choice Requires="wps">
            <w:drawing>
              <wp:anchor distT="0" distB="0" distL="114300" distR="114300" simplePos="0" relativeHeight="251654139" behindDoc="0" locked="0" layoutInCell="1" allowOverlap="1" wp14:anchorId="41560911" wp14:editId="1CA6AC2E">
                <wp:simplePos x="0" y="0"/>
                <wp:positionH relativeFrom="column">
                  <wp:posOffset>2541723</wp:posOffset>
                </wp:positionH>
                <wp:positionV relativeFrom="paragraph">
                  <wp:posOffset>280143</wp:posOffset>
                </wp:positionV>
                <wp:extent cx="1265146" cy="4648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146" cy="464820"/>
                        </a:xfrm>
                        <a:prstGeom prst="rect">
                          <a:avLst/>
                        </a:prstGeom>
                        <a:solidFill>
                          <a:srgbClr val="FFFFFF"/>
                        </a:solidFill>
                        <a:ln w="9525">
                          <a:noFill/>
                          <a:miter lim="800000"/>
                          <a:headEnd/>
                          <a:tailEnd/>
                        </a:ln>
                      </wps:spPr>
                      <wps:txbx>
                        <w:txbxContent>
                          <w:p w:rsidR="00CD747D" w:rsidRDefault="000732CA">
                            <w:r>
                              <w:t>Send</w:t>
                            </w:r>
                            <w:r w:rsidR="00CD747D">
                              <w:t xml:space="preserve"> Setting </w:t>
                            </w:r>
                            <w:proofErr w:type="spellStart"/>
                            <w:r w:rsidR="00CD747D">
                              <w:t>Para</w:t>
                            </w:r>
                            <w:r>
                              <w:t>m</w:t>
                            </w:r>
                            <w:r w:rsidR="00CD747D">
                              <w:t>s</w:t>
                            </w:r>
                            <w:proofErr w:type="spellEnd"/>
                            <w:r w:rsidR="00CD747D">
                              <w:t xml:space="preserve"> to 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0.15pt;margin-top:22.05pt;width:99.6pt;height:36.6pt;z-index:2516541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" stroked="f">
                <v:textbox>
                  <w:txbxContent>
                    <w:p w:rsidR="00CD747D" w:rsidRDefault="000732CA">
                      <w:r>
                        <w:t>Send</w:t>
                      </w:r>
                      <w:r w:rsidR="00CD747D">
                        <w:t xml:space="preserve"> Setting </w:t>
                      </w:r>
                      <w:proofErr w:type="spellStart"/>
                      <w:r w:rsidR="00CD747D">
                        <w:t>Para</w:t>
                      </w:r>
                      <w:r>
                        <w:t>m</w:t>
                      </w:r>
                      <w:r w:rsidR="00CD747D">
                        <w:t>s</w:t>
                      </w:r>
                      <w:proofErr w:type="spellEnd"/>
                      <w:r w:rsidR="00CD747D">
                        <w:t xml:space="preserve"> to Plugin</w:t>
                      </w:r>
                    </w:p>
                  </w:txbxContent>
                </v:textbox>
              </v:shape>
            </w:pict>
          </mc:Fallback>
        </mc:AlternateContent>
      </w:r>
      <w:r w:rsidR="00CD747D">
        <w:rPr>
          <w:noProof/>
          <w:lang w:eastAsia="en-US"/>
        </w:rPr>
        <mc:AlternateContent>
          <mc:Choice Requires="wps">
            <w:drawing>
              <wp:anchor distT="0" distB="0" distL="114300" distR="114300" simplePos="0" relativeHeight="251679744" behindDoc="0" locked="0" layoutInCell="1" allowOverlap="1" wp14:anchorId="41281828" wp14:editId="3A33A041">
                <wp:simplePos x="0" y="0"/>
                <wp:positionH relativeFrom="column">
                  <wp:posOffset>3933825</wp:posOffset>
                </wp:positionH>
                <wp:positionV relativeFrom="paragraph">
                  <wp:posOffset>229870</wp:posOffset>
                </wp:positionV>
                <wp:extent cx="1125220" cy="661035"/>
                <wp:effectExtent l="57150" t="38100" r="74930" b="100965"/>
                <wp:wrapNone/>
                <wp:docPr id="13" name="Rectangle 13"/>
                <wp:cNvGraphicFramePr/>
                <a:graphic xmlns:a="http://schemas.openxmlformats.org/drawingml/2006/main">
                  <a:graphicData uri="http://schemas.microsoft.com/office/word/2010/wordprocessingShape">
                    <wps:wsp>
                      <wps:cNvSpPr/>
                      <wps:spPr>
                        <a:xfrm>
                          <a:off x="0" y="0"/>
                          <a:ext cx="1125220"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CD747D" w:rsidRDefault="00CD747D" w:rsidP="00CD747D">
                            <w:pPr>
                              <w:jc w:val="center"/>
                            </w:pPr>
                            <w:r>
                              <w:rPr>
                                <w:color w:val="000000" w:themeColor="text1"/>
                              </w:rPr>
                              <w:t>Initialize SLAM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9" style="position:absolute;margin-left:309.75pt;margin-top:18.1pt;width:88.6pt;height:52.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CD747D" w:rsidRDefault="00CD747D" w:rsidP="00CD747D">
                      <w:pPr>
                        <w:jc w:val="center"/>
                      </w:pPr>
                      <w:r>
                        <w:rPr>
                          <w:color w:val="000000" w:themeColor="text1"/>
                        </w:rPr>
                        <w:t>Initialize SLAM</w:t>
                      </w:r>
                    </w:p>
                  </w:txbxContent>
                </v:textbox>
              </v:rect>
            </w:pict>
          </mc:Fallback>
        </mc:AlternateContent>
      </w:r>
      <w:r w:rsidR="00092306">
        <w:rPr>
          <w:noProof/>
          <w:lang w:eastAsia="en-US"/>
        </w:rPr>
        <mc:AlternateContent>
          <mc:Choice Requires="wps">
            <w:drawing>
              <wp:anchor distT="0" distB="0" distL="114300" distR="114300" simplePos="0" relativeHeight="251771904" behindDoc="0" locked="0" layoutInCell="1" allowOverlap="1" wp14:anchorId="6997C2C4" wp14:editId="7E17BB48">
                <wp:simplePos x="0" y="0"/>
                <wp:positionH relativeFrom="column">
                  <wp:posOffset>1410346</wp:posOffset>
                </wp:positionH>
                <wp:positionV relativeFrom="paragraph">
                  <wp:posOffset>233648</wp:posOffset>
                </wp:positionV>
                <wp:extent cx="1125596" cy="661035"/>
                <wp:effectExtent l="57150" t="38100" r="74930" b="100965"/>
                <wp:wrapNone/>
                <wp:docPr id="2" name="Rectangle 2"/>
                <wp:cNvGraphicFramePr/>
                <a:graphic xmlns:a="http://schemas.openxmlformats.org/drawingml/2006/main">
                  <a:graphicData uri="http://schemas.microsoft.com/office/word/2010/wordprocessingShape">
                    <wps:wsp>
                      <wps:cNvSpPr/>
                      <wps:spPr>
                        <a:xfrm>
                          <a:off x="0" y="0"/>
                          <a:ext cx="1125596"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92306" w:rsidRDefault="00092306" w:rsidP="00092306">
                            <w:pPr>
                              <w:jc w:val="center"/>
                            </w:pPr>
                            <w:r w:rsidRPr="00092306">
                              <w:rPr>
                                <w:color w:val="000000" w:themeColor="text1"/>
                              </w:rPr>
                              <w:t>Start SLAM</w:t>
                            </w:r>
                            <w:r w:rsidR="00CD747D">
                              <w:rPr>
                                <w:color w:val="000000" w:themeColor="text1"/>
                              </w:rPr>
                              <w:t xml:space="preserve"> and Initialize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30" style="position:absolute;margin-left:111.05pt;margin-top:18.4pt;width:88.65pt;height:52.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092306" w:rsidRDefault="00092306" w:rsidP="00092306">
                      <w:pPr>
                        <w:jc w:val="center"/>
                      </w:pPr>
                      <w:r w:rsidRPr="00092306">
                        <w:rPr>
                          <w:color w:val="000000" w:themeColor="text1"/>
                        </w:rPr>
                        <w:t>Start SLAM</w:t>
                      </w:r>
                      <w:r w:rsidR="00CD747D">
                        <w:rPr>
                          <w:color w:val="000000" w:themeColor="text1"/>
                        </w:rPr>
                        <w:t xml:space="preserve"> and Initialize Settings</w:t>
                      </w:r>
                    </w:p>
                  </w:txbxContent>
                </v:textbox>
              </v:rect>
            </w:pict>
          </mc:Fallback>
        </mc:AlternateContent>
      </w:r>
    </w:p>
    <w:p w:rsidR="00092306" w:rsidRDefault="00CD747D" w:rsidP="00402245">
      <w:pPr>
        <w:keepNext/>
        <w:keepLines/>
      </w:pPr>
      <w:r>
        <w:rPr>
          <w:noProof/>
          <w:lang w:eastAsia="en-US"/>
        </w:rPr>
        <mc:AlternateContent>
          <mc:Choice Requires="wps">
            <w:drawing>
              <wp:anchor distT="0" distB="0" distL="114300" distR="114300" simplePos="0" relativeHeight="251680768" behindDoc="0" locked="0" layoutInCell="1" allowOverlap="1" wp14:anchorId="6F78B071" wp14:editId="0415BF7D">
                <wp:simplePos x="0" y="0"/>
                <wp:positionH relativeFrom="column">
                  <wp:posOffset>2535941</wp:posOffset>
                </wp:positionH>
                <wp:positionV relativeFrom="paragraph">
                  <wp:posOffset>204901</wp:posOffset>
                </wp:positionV>
                <wp:extent cx="1395461" cy="0"/>
                <wp:effectExtent l="0" t="76200" r="14605" b="114300"/>
                <wp:wrapNone/>
                <wp:docPr id="14" name="Straight Arrow Connector 14"/>
                <wp:cNvGraphicFramePr/>
                <a:graphic xmlns:a="http://schemas.openxmlformats.org/drawingml/2006/main">
                  <a:graphicData uri="http://schemas.microsoft.com/office/word/2010/wordprocessingShape">
                    <wps:wsp>
                      <wps:cNvCnPr/>
                      <wps:spPr>
                        <a:xfrm>
                          <a:off x="0" y="0"/>
                          <a:ext cx="139546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199.7pt;margin-top:16.15pt;width:109.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" strokecolor="#4579b8 [3044]">
                <v:stroke endarrow="open"/>
              </v:shape>
            </w:pict>
          </mc:Fallback>
        </mc:AlternateContent>
      </w:r>
    </w:p>
    <w:p w:rsidR="00092306" w:rsidRDefault="00EC7898" w:rsidP="00402245">
      <w:pPr>
        <w:keepNext/>
        <w:keepLines/>
      </w:pPr>
      <w:r>
        <w:rPr>
          <w:noProof/>
          <w:lang w:eastAsia="en-US"/>
        </w:rPr>
        <mc:AlternateContent>
          <mc:Choice Requires="wps">
            <w:drawing>
              <wp:anchor distT="0" distB="0" distL="114300" distR="114300" simplePos="0" relativeHeight="251694080" behindDoc="0" locked="0" layoutInCell="1" allowOverlap="1" wp14:anchorId="515FC932" wp14:editId="62B65223">
                <wp:simplePos x="0" y="0"/>
                <wp:positionH relativeFrom="column">
                  <wp:posOffset>4494508</wp:posOffset>
                </wp:positionH>
                <wp:positionV relativeFrom="paragraph">
                  <wp:posOffset>248479</wp:posOffset>
                </wp:positionV>
                <wp:extent cx="5080" cy="568271"/>
                <wp:effectExtent l="76200" t="0" r="71120" b="60960"/>
                <wp:wrapNone/>
                <wp:docPr id="21" name="Straight Arrow Connector 21"/>
                <wp:cNvGraphicFramePr/>
                <a:graphic xmlns:a="http://schemas.openxmlformats.org/drawingml/2006/main">
                  <a:graphicData uri="http://schemas.microsoft.com/office/word/2010/wordprocessingShape">
                    <wps:wsp>
                      <wps:cNvCnPr/>
                      <wps:spPr>
                        <a:xfrm>
                          <a:off x="0" y="0"/>
                          <a:ext cx="5080" cy="5682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1" o:spid="_x0000_s1026" type="#_x0000_t32" style="position:absolute;margin-left:353.9pt;margin-top:19.55pt;width:.4pt;height:44.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" strokecolor="#4579b8 [3044]">
                <v:stroke endarrow="open"/>
              </v:shape>
            </w:pict>
          </mc:Fallback>
        </mc:AlternateContent>
      </w:r>
      <w:r w:rsidR="00CD747D">
        <w:rPr>
          <w:noProof/>
          <w:lang w:eastAsia="en-US"/>
        </w:rPr>
        <mc:AlternateContent>
          <mc:Choice Requires="wps">
            <w:drawing>
              <wp:anchor distT="0" distB="0" distL="114300" distR="114300" simplePos="0" relativeHeight="251674624" behindDoc="0" locked="0" layoutInCell="1" allowOverlap="1" wp14:anchorId="0779F3CB" wp14:editId="6C8A5583">
                <wp:simplePos x="0" y="0"/>
                <wp:positionH relativeFrom="column">
                  <wp:posOffset>1968285</wp:posOffset>
                </wp:positionH>
                <wp:positionV relativeFrom="paragraph">
                  <wp:posOffset>248253</wp:posOffset>
                </wp:positionV>
                <wp:extent cx="5166" cy="310192"/>
                <wp:effectExtent l="76200" t="0" r="71120" b="52070"/>
                <wp:wrapNone/>
                <wp:docPr id="9" name="Straight Arrow Connector 9"/>
                <wp:cNvGraphicFramePr/>
                <a:graphic xmlns:a="http://schemas.openxmlformats.org/drawingml/2006/main">
                  <a:graphicData uri="http://schemas.microsoft.com/office/word/2010/wordprocessingShape">
                    <wps:wsp>
                      <wps:cNvCnPr/>
                      <wps:spPr>
                        <a:xfrm>
                          <a:off x="0" y="0"/>
                          <a:ext cx="5166" cy="3101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155pt;margin-top:19.55pt;width:.4pt;height:24.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" strokecolor="#4579b8 [3044]">
                <v:stroke endarrow="open"/>
              </v:shape>
            </w:pict>
          </mc:Fallback>
        </mc:AlternateContent>
      </w:r>
    </w:p>
    <w:p w:rsidR="00092306" w:rsidRDefault="001B5026" w:rsidP="00402245">
      <w:pPr>
        <w:keepNext/>
        <w:keepLines/>
      </w:pPr>
      <w:r>
        <w:rPr>
          <w:noProof/>
          <w:lang w:eastAsia="en-US"/>
        </w:rPr>
        <mc:AlternateContent>
          <mc:Choice Requires="wps">
            <w:drawing>
              <wp:anchor distT="0" distB="0" distL="114300" distR="114300" simplePos="0" relativeHeight="251669504" behindDoc="0" locked="0" layoutInCell="1" allowOverlap="1" wp14:anchorId="11FF6739" wp14:editId="0E27A717">
                <wp:simplePos x="0" y="0"/>
                <wp:positionH relativeFrom="column">
                  <wp:posOffset>866588</wp:posOffset>
                </wp:positionH>
                <wp:positionV relativeFrom="paragraph">
                  <wp:posOffset>149486</wp:posOffset>
                </wp:positionV>
                <wp:extent cx="531906" cy="340659"/>
                <wp:effectExtent l="0" t="0" r="1905"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06" cy="340659"/>
                        </a:xfrm>
                        <a:prstGeom prst="rect">
                          <a:avLst/>
                        </a:prstGeom>
                        <a:solidFill>
                          <a:srgbClr val="FFFFFF"/>
                        </a:solidFill>
                        <a:ln w="9525">
                          <a:noFill/>
                          <a:miter lim="800000"/>
                          <a:headEnd/>
                          <a:tailEnd/>
                        </a:ln>
                      </wps:spPr>
                      <wps:txbx>
                        <w:txbxContent>
                          <w:p w:rsidR="00CD747D" w:rsidRPr="00CD747D" w:rsidRDefault="00CD747D">
                            <w:pPr>
                              <w:rPr>
                                <w:color w:val="FF0000"/>
                              </w:rPr>
                            </w:pPr>
                            <w:r w:rsidRPr="00CD747D">
                              <w:rPr>
                                <w:color w:val="FF0000"/>
                              </w:rPr>
                              <w:t>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68.25pt;margin-top:11.75pt;width:41.9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" stroked="f">
                <v:textbox>
                  <w:txbxContent>
                    <w:p w:rsidR="00CD747D" w:rsidRPr="00CD747D" w:rsidRDefault="00CD747D">
                      <w:pPr>
                        <w:rPr>
                          <w:color w:val="FF0000"/>
                        </w:rPr>
                      </w:pPr>
                      <w:r w:rsidRPr="00CD747D">
                        <w:rPr>
                          <w:color w:val="FF0000"/>
                        </w:rPr>
                        <w:t>LOOP</w:t>
                      </w:r>
                    </w:p>
                  </w:txbxContent>
                </v:textbox>
              </v:shape>
            </w:pict>
          </mc:Fallback>
        </mc:AlternateContent>
      </w:r>
      <w:r w:rsidR="00EC7898">
        <w:rPr>
          <w:noProof/>
          <w:lang w:eastAsia="en-US"/>
        </w:rPr>
        <mc:AlternateContent>
          <mc:Choice Requires="wps">
            <w:drawing>
              <wp:anchor distT="0" distB="0" distL="114300" distR="114300" simplePos="0" relativeHeight="251652089" behindDoc="0" locked="0" layoutInCell="1" allowOverlap="1" wp14:anchorId="2241C55F" wp14:editId="503D80D6">
                <wp:simplePos x="0" y="0"/>
                <wp:positionH relativeFrom="column">
                  <wp:posOffset>842010</wp:posOffset>
                </wp:positionH>
                <wp:positionV relativeFrom="paragraph">
                  <wp:posOffset>131445</wp:posOffset>
                </wp:positionV>
                <wp:extent cx="4525010" cy="1823085"/>
                <wp:effectExtent l="57150" t="38100" r="85090" b="100965"/>
                <wp:wrapNone/>
                <wp:docPr id="6" name="Rectangle 6"/>
                <wp:cNvGraphicFramePr/>
                <a:graphic xmlns:a="http://schemas.openxmlformats.org/drawingml/2006/main">
                  <a:graphicData uri="http://schemas.microsoft.com/office/word/2010/wordprocessingShape">
                    <wps:wsp>
                      <wps:cNvSpPr/>
                      <wps:spPr>
                        <a:xfrm>
                          <a:off x="0" y="0"/>
                          <a:ext cx="4525010" cy="182308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66.3pt;margin-top:10.35pt;width:356.3pt;height:143.55pt;z-index:2516520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" fillcolor="#cdddac [1622]" strokecolor="#94b64e [3046]">
                <v:fill color2="#f0f4e6 [502]" rotate="t" angle="180" colors="0 #dafda7;22938f #e4fdc2;1 #f5ffe6" focus="100%" type="gradient"/>
                <v:shadow on="t" color="black" opacity="24903f" origin=",.5" offset="0,.55556mm"/>
              </v:rect>
            </w:pict>
          </mc:Fallback>
        </mc:AlternateContent>
      </w:r>
      <w:r w:rsidR="00092306">
        <w:rPr>
          <w:noProof/>
          <w:lang w:eastAsia="en-US"/>
        </w:rPr>
        <mc:AlternateContent>
          <mc:Choice Requires="wps">
            <w:drawing>
              <wp:anchor distT="0" distB="0" distL="114300" distR="114300" simplePos="0" relativeHeight="251770880" behindDoc="0" locked="0" layoutInCell="1" allowOverlap="1" wp14:anchorId="62847BD7" wp14:editId="0F8FC8BE">
                <wp:simplePos x="0" y="0"/>
                <wp:positionH relativeFrom="column">
                  <wp:posOffset>1393825</wp:posOffset>
                </wp:positionH>
                <wp:positionV relativeFrom="paragraph">
                  <wp:posOffset>235058</wp:posOffset>
                </wp:positionV>
                <wp:extent cx="1141709" cy="661035"/>
                <wp:effectExtent l="57150" t="38100" r="78105" b="100965"/>
                <wp:wrapNone/>
                <wp:docPr id="3" name="Rectangle 3"/>
                <wp:cNvGraphicFramePr/>
                <a:graphic xmlns:a="http://schemas.openxmlformats.org/drawingml/2006/main">
                  <a:graphicData uri="http://schemas.microsoft.com/office/word/2010/wordprocessingShape">
                    <wps:wsp>
                      <wps:cNvSpPr/>
                      <wps:spPr>
                        <a:xfrm>
                          <a:off x="0" y="0"/>
                          <a:ext cx="1141709"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92306" w:rsidRPr="00092306" w:rsidRDefault="00BE2B3C" w:rsidP="00092306">
                            <w:pPr>
                              <w:jc w:val="center"/>
                              <w:rPr>
                                <w:color w:val="000000" w:themeColor="text1"/>
                              </w:rPr>
                            </w:pPr>
                            <w:r>
                              <w:rPr>
                                <w:color w:val="000000" w:themeColor="text1"/>
                              </w:rPr>
                              <w:t>Display Global Point Cloud (white)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32" style="position:absolute;margin-left:109.75pt;margin-top:18.5pt;width:89.9pt;height:52.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092306" w:rsidRPr="00092306" w:rsidRDefault="00BE2B3C" w:rsidP="00092306">
                      <w:pPr>
                        <w:jc w:val="center"/>
                        <w:rPr>
                          <w:color w:val="000000" w:themeColor="text1"/>
                        </w:rPr>
                      </w:pPr>
                      <w:r>
                        <w:rPr>
                          <w:color w:val="000000" w:themeColor="text1"/>
                        </w:rPr>
                        <w:t>Display Global Point Cloud (white)</w:t>
                      </w:r>
                    </w:p>
                  </w:txbxContent>
                </v:textbox>
              </v:rect>
            </w:pict>
          </mc:Fallback>
        </mc:AlternateContent>
      </w:r>
    </w:p>
    <w:p w:rsidR="00092306" w:rsidRDefault="00EC7898" w:rsidP="00402245">
      <w:pPr>
        <w:keepNext/>
        <w:keepLines/>
      </w:pPr>
      <w:r>
        <w:rPr>
          <w:noProof/>
          <w:lang w:eastAsia="en-US"/>
        </w:rPr>
        <mc:AlternateContent>
          <mc:Choice Requires="wps">
            <w:drawing>
              <wp:anchor distT="0" distB="0" distL="114300" distR="114300" simplePos="0" relativeHeight="251678719" behindDoc="0" locked="0" layoutInCell="1" allowOverlap="1" wp14:anchorId="1A14C823" wp14:editId="2A4EB983">
                <wp:simplePos x="0" y="0"/>
                <wp:positionH relativeFrom="column">
                  <wp:posOffset>2675675</wp:posOffset>
                </wp:positionH>
                <wp:positionV relativeFrom="paragraph">
                  <wp:posOffset>36830</wp:posOffset>
                </wp:positionV>
                <wp:extent cx="945397" cy="464820"/>
                <wp:effectExtent l="0" t="0" r="762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397" cy="464820"/>
                        </a:xfrm>
                        <a:prstGeom prst="rect">
                          <a:avLst/>
                        </a:prstGeom>
                        <a:solidFill>
                          <a:srgbClr val="FFFFFF"/>
                        </a:solidFill>
                        <a:ln w="9525">
                          <a:noFill/>
                          <a:miter lim="800000"/>
                          <a:headEnd/>
                          <a:tailEnd/>
                        </a:ln>
                      </wps:spPr>
                      <wps:txbx>
                        <w:txbxContent>
                          <w:p w:rsidR="00EC7898" w:rsidRDefault="00BE2B3C" w:rsidP="00EC7898">
                            <w:r>
                              <w:t>Global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0.7pt;margin-top:2.9pt;width:74.45pt;height:36.6pt;z-index:251678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" stroked="f">
                <v:textbox>
                  <w:txbxContent>
                    <w:p w:rsidR="00EC7898" w:rsidRDefault="00BE2B3C" w:rsidP="00EC7898">
                      <w:r>
                        <w:t>Global Point Cloud</w:t>
                      </w:r>
                    </w:p>
                  </w:txbxContent>
                </v:textbox>
              </v:shape>
            </w:pict>
          </mc:Fallback>
        </mc:AlternateContent>
      </w:r>
      <w:r>
        <w:rPr>
          <w:noProof/>
          <w:lang w:eastAsia="en-US"/>
        </w:rPr>
        <mc:AlternateContent>
          <mc:Choice Requires="wps">
            <w:drawing>
              <wp:anchor distT="0" distB="0" distL="114300" distR="114300" simplePos="0" relativeHeight="251686912" behindDoc="0" locked="0" layoutInCell="1" allowOverlap="1" wp14:anchorId="292FA56B" wp14:editId="23E9B0A5">
                <wp:simplePos x="0" y="0"/>
                <wp:positionH relativeFrom="column">
                  <wp:posOffset>2541109</wp:posOffset>
                </wp:positionH>
                <wp:positionV relativeFrom="paragraph">
                  <wp:posOffset>273642</wp:posOffset>
                </wp:positionV>
                <wp:extent cx="1395460"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1395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00.1pt;margin-top:21.55pt;width:109.9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" strokecolor="#4579b8 [3044]">
                <v:stroke endarrow="open"/>
              </v:shape>
            </w:pict>
          </mc:Fallback>
        </mc:AlternateContent>
      </w:r>
      <w:r>
        <w:rPr>
          <w:noProof/>
          <w:lang w:eastAsia="en-US"/>
        </w:rPr>
        <mc:AlternateContent>
          <mc:Choice Requires="wps">
            <w:drawing>
              <wp:anchor distT="0" distB="0" distL="114300" distR="114300" simplePos="0" relativeHeight="251682816" behindDoc="0" locked="0" layoutInCell="1" allowOverlap="1" wp14:anchorId="572A7B50" wp14:editId="13C98FF2">
                <wp:simplePos x="0" y="0"/>
                <wp:positionH relativeFrom="column">
                  <wp:posOffset>3936279</wp:posOffset>
                </wp:positionH>
                <wp:positionV relativeFrom="paragraph">
                  <wp:posOffset>171450</wp:posOffset>
                </wp:positionV>
                <wp:extent cx="1125220" cy="1100379"/>
                <wp:effectExtent l="57150" t="38100" r="74930" b="100330"/>
                <wp:wrapNone/>
                <wp:docPr id="16" name="Rectangle 16"/>
                <wp:cNvGraphicFramePr/>
                <a:graphic xmlns:a="http://schemas.openxmlformats.org/drawingml/2006/main">
                  <a:graphicData uri="http://schemas.microsoft.com/office/word/2010/wordprocessingShape">
                    <wps:wsp>
                      <wps:cNvSpPr/>
                      <wps:spPr>
                        <a:xfrm>
                          <a:off x="0" y="0"/>
                          <a:ext cx="1125220" cy="110037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C7898" w:rsidRDefault="00EC7898" w:rsidP="00EC7898">
                            <w:pPr>
                              <w:jc w:val="center"/>
                            </w:pPr>
                            <w:r>
                              <w:rPr>
                                <w:color w:val="000000" w:themeColor="text1"/>
                              </w:rPr>
                              <w:t>Update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34" style="position:absolute;margin-left:309.95pt;margin-top:13.5pt;width:88.6pt;height:86.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EC7898" w:rsidRDefault="00EC7898" w:rsidP="00EC7898">
                      <w:pPr>
                        <w:jc w:val="center"/>
                      </w:pPr>
                      <w:r>
                        <w:rPr>
                          <w:color w:val="000000" w:themeColor="text1"/>
                        </w:rPr>
                        <w:t>Update Mesh</w:t>
                      </w:r>
                    </w:p>
                  </w:txbxContent>
                </v:textbox>
              </v:rect>
            </w:pict>
          </mc:Fallback>
        </mc:AlternateContent>
      </w:r>
    </w:p>
    <w:p w:rsidR="00092306" w:rsidRDefault="00CD747D" w:rsidP="00402245">
      <w:pPr>
        <w:keepNext/>
        <w:keepLines/>
      </w:pPr>
      <w:r>
        <w:rPr>
          <w:noProof/>
          <w:lang w:eastAsia="en-US"/>
        </w:rPr>
        <mc:AlternateContent>
          <mc:Choice Requires="wps">
            <w:drawing>
              <wp:anchor distT="0" distB="0" distL="114300" distR="114300" simplePos="0" relativeHeight="251675648" behindDoc="0" locked="0" layoutInCell="1" allowOverlap="1" wp14:anchorId="36A3EF43" wp14:editId="4A1EA798">
                <wp:simplePos x="0" y="0"/>
                <wp:positionH relativeFrom="column">
                  <wp:posOffset>1968285</wp:posOffset>
                </wp:positionH>
                <wp:positionV relativeFrom="paragraph">
                  <wp:posOffset>250696</wp:posOffset>
                </wp:positionV>
                <wp:extent cx="0" cy="299634"/>
                <wp:effectExtent l="0" t="0" r="19050" b="5715"/>
                <wp:wrapNone/>
                <wp:docPr id="11" name="Straight Connector 11"/>
                <wp:cNvGraphicFramePr/>
                <a:graphic xmlns:a="http://schemas.openxmlformats.org/drawingml/2006/main">
                  <a:graphicData uri="http://schemas.microsoft.com/office/word/2010/wordprocessingShape">
                    <wps:wsp>
                      <wps:cNvCnPr/>
                      <wps:spPr>
                        <a:xfrm>
                          <a:off x="0" y="0"/>
                          <a:ext cx="0" cy="299634"/>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5pt,19.75pt" to="15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" strokecolor="#4579b8 [3044]">
                <v:stroke dashstyle="3 1"/>
              </v:line>
            </w:pict>
          </mc:Fallback>
        </mc:AlternateContent>
      </w:r>
    </w:p>
    <w:p w:rsidR="00092306" w:rsidRDefault="00EC7898" w:rsidP="00402245">
      <w:pPr>
        <w:keepNext/>
        <w:keepLines/>
      </w:pPr>
      <w:r>
        <w:rPr>
          <w:noProof/>
          <w:lang w:eastAsia="en-US"/>
        </w:rPr>
        <mc:AlternateContent>
          <mc:Choice Requires="wps">
            <w:drawing>
              <wp:anchor distT="0" distB="0" distL="114300" distR="114300" simplePos="0" relativeHeight="251691008" behindDoc="0" locked="0" layoutInCell="1" allowOverlap="1" wp14:anchorId="15104C49" wp14:editId="2D4B4CBC">
                <wp:simplePos x="0" y="0"/>
                <wp:positionH relativeFrom="column">
                  <wp:posOffset>2676040</wp:posOffset>
                </wp:positionH>
                <wp:positionV relativeFrom="paragraph">
                  <wp:posOffset>269208</wp:posOffset>
                </wp:positionV>
                <wp:extent cx="976393" cy="46482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393" cy="464820"/>
                        </a:xfrm>
                        <a:prstGeom prst="rect">
                          <a:avLst/>
                        </a:prstGeom>
                        <a:solidFill>
                          <a:srgbClr val="FFFFFF"/>
                        </a:solidFill>
                        <a:ln w="9525">
                          <a:noFill/>
                          <a:miter lim="800000"/>
                          <a:headEnd/>
                          <a:tailEnd/>
                        </a:ln>
                      </wps:spPr>
                      <wps:txbx>
                        <w:txbxContent>
                          <w:p w:rsidR="00EC7898" w:rsidRDefault="00BE2B3C" w:rsidP="00EC7898">
                            <w:r>
                              <w:t>Current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10.7pt;margin-top:21.2pt;width:76.9pt;height:36.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" stroked="f">
                <v:textbox>
                  <w:txbxContent>
                    <w:p w:rsidR="00EC7898" w:rsidRDefault="00BE2B3C" w:rsidP="00EC7898">
                      <w:r>
                        <w:t>Current Point Cloud</w:t>
                      </w:r>
                    </w:p>
                  </w:txbxContent>
                </v:textbox>
              </v:shape>
            </w:pict>
          </mc:Fallback>
        </mc:AlternateContent>
      </w:r>
      <w:r w:rsidR="00CD747D">
        <w:rPr>
          <w:noProof/>
          <w:lang w:eastAsia="en-US"/>
        </w:rPr>
        <mc:AlternateContent>
          <mc:Choice Requires="wps">
            <w:drawing>
              <wp:anchor distT="0" distB="0" distL="114300" distR="114300" simplePos="0" relativeHeight="251665408" behindDoc="0" locked="0" layoutInCell="1" allowOverlap="1" wp14:anchorId="3CCB9553" wp14:editId="692C6080">
                <wp:simplePos x="0" y="0"/>
                <wp:positionH relativeFrom="column">
                  <wp:posOffset>1395989</wp:posOffset>
                </wp:positionH>
                <wp:positionV relativeFrom="paragraph">
                  <wp:posOffset>228762</wp:posOffset>
                </wp:positionV>
                <wp:extent cx="1141095" cy="661035"/>
                <wp:effectExtent l="57150" t="38100" r="78105" b="100965"/>
                <wp:wrapNone/>
                <wp:docPr id="4" name="Rectangle 4"/>
                <wp:cNvGraphicFramePr/>
                <a:graphic xmlns:a="http://schemas.openxmlformats.org/drawingml/2006/main">
                  <a:graphicData uri="http://schemas.microsoft.com/office/word/2010/wordprocessingShape">
                    <wps:wsp>
                      <wps:cNvSpPr/>
                      <wps:spPr>
                        <a:xfrm>
                          <a:off x="0" y="0"/>
                          <a:ext cx="1141095"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92306" w:rsidRPr="00092306" w:rsidRDefault="00092306" w:rsidP="00092306">
                            <w:pPr>
                              <w:jc w:val="center"/>
                              <w:rPr>
                                <w:color w:val="000000" w:themeColor="text1"/>
                              </w:rPr>
                            </w:pPr>
                            <w:r>
                              <w:rPr>
                                <w:color w:val="000000" w:themeColor="text1"/>
                              </w:rPr>
                              <w:t xml:space="preserve">Display </w:t>
                            </w:r>
                            <w:r w:rsidR="00BE2B3C">
                              <w:rPr>
                                <w:color w:val="000000" w:themeColor="text1"/>
                              </w:rPr>
                              <w:t>Current Point Cloud (green)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36" style="position:absolute;margin-left:109.9pt;margin-top:18pt;width:89.85pt;height:5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092306" w:rsidRPr="00092306" w:rsidRDefault="00092306" w:rsidP="00092306">
                      <w:pPr>
                        <w:jc w:val="center"/>
                        <w:rPr>
                          <w:color w:val="000000" w:themeColor="text1"/>
                        </w:rPr>
                      </w:pPr>
                      <w:r>
                        <w:rPr>
                          <w:color w:val="000000" w:themeColor="text1"/>
                        </w:rPr>
                        <w:t xml:space="preserve">Display </w:t>
                      </w:r>
                      <w:r w:rsidR="00BE2B3C">
                        <w:rPr>
                          <w:color w:val="000000" w:themeColor="text1"/>
                        </w:rPr>
                        <w:t>Current Point Cloud (green)</w:t>
                      </w:r>
                    </w:p>
                  </w:txbxContent>
                </v:textbox>
              </v:rect>
            </w:pict>
          </mc:Fallback>
        </mc:AlternateContent>
      </w:r>
    </w:p>
    <w:p w:rsidR="00092306" w:rsidRDefault="00EC7898" w:rsidP="00402245">
      <w:pPr>
        <w:keepNext/>
        <w:keepLines/>
      </w:pPr>
      <w:r>
        <w:rPr>
          <w:noProof/>
          <w:lang w:eastAsia="en-US"/>
        </w:rPr>
        <mc:AlternateContent>
          <mc:Choice Requires="wps">
            <w:drawing>
              <wp:anchor distT="0" distB="0" distL="114300" distR="114300" simplePos="0" relativeHeight="251698176" behindDoc="0" locked="0" layoutInCell="1" allowOverlap="1" wp14:anchorId="667EF60D" wp14:editId="2FB22B9D">
                <wp:simplePos x="0" y="0"/>
                <wp:positionH relativeFrom="column">
                  <wp:posOffset>4530671</wp:posOffset>
                </wp:positionH>
                <wp:positionV relativeFrom="paragraph">
                  <wp:posOffset>301690</wp:posOffset>
                </wp:positionV>
                <wp:extent cx="0" cy="630264"/>
                <wp:effectExtent l="95250" t="0" r="76200" b="55880"/>
                <wp:wrapNone/>
                <wp:docPr id="23" name="Straight Arrow Connector 23"/>
                <wp:cNvGraphicFramePr/>
                <a:graphic xmlns:a="http://schemas.openxmlformats.org/drawingml/2006/main">
                  <a:graphicData uri="http://schemas.microsoft.com/office/word/2010/wordprocessingShape">
                    <wps:wsp>
                      <wps:cNvCnPr/>
                      <wps:spPr>
                        <a:xfrm>
                          <a:off x="0" y="0"/>
                          <a:ext cx="0" cy="6302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356.75pt;margin-top:23.75pt;width:0;height:49.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5v0AEAAP4DAAAOAAAAZHJzL2Uyb0RvYy54bWysU9uO0zAQfUfiHyy/06RdVKG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" strokecolor="#4579b8 [3044]">
                <v:stroke endarrow="open"/>
              </v:shape>
            </w:pict>
          </mc:Fallback>
        </mc:AlternateContent>
      </w:r>
      <w:r>
        <w:rPr>
          <w:noProof/>
          <w:lang w:eastAsia="en-US"/>
        </w:rPr>
        <mc:AlternateContent>
          <mc:Choice Requires="wps">
            <w:drawing>
              <wp:anchor distT="0" distB="0" distL="114300" distR="114300" simplePos="0" relativeHeight="251692032" behindDoc="0" locked="0" layoutInCell="1" allowOverlap="1" wp14:anchorId="613FE62C" wp14:editId="6B6E1267">
                <wp:simplePos x="0" y="0"/>
                <wp:positionH relativeFrom="column">
                  <wp:posOffset>2542540</wp:posOffset>
                </wp:positionH>
                <wp:positionV relativeFrom="paragraph">
                  <wp:posOffset>194945</wp:posOffset>
                </wp:positionV>
                <wp:extent cx="1395095" cy="0"/>
                <wp:effectExtent l="38100" t="76200" r="0" b="114300"/>
                <wp:wrapNone/>
                <wp:docPr id="19" name="Straight Arrow Connector 19"/>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200.2pt;margin-top:15.35pt;width:109.8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" strokecolor="#4579b8 [3044]">
                <v:stroke endarrow="open"/>
              </v:shape>
            </w:pict>
          </mc:Fallback>
        </mc:AlternateContent>
      </w:r>
    </w:p>
    <w:p w:rsidR="00092306" w:rsidRDefault="00CD747D" w:rsidP="00402245">
      <w:pPr>
        <w:keepNext/>
        <w:keepLines/>
      </w:pPr>
      <w:r>
        <w:rPr>
          <w:noProof/>
          <w:lang w:eastAsia="en-US"/>
        </w:rPr>
        <mc:AlternateContent>
          <mc:Choice Requires="wps">
            <w:drawing>
              <wp:anchor distT="0" distB="0" distL="114300" distR="114300" simplePos="0" relativeHeight="251677696" behindDoc="0" locked="0" layoutInCell="1" allowOverlap="1" wp14:anchorId="78C4F340" wp14:editId="36B4C56D">
                <wp:simplePos x="0" y="0"/>
                <wp:positionH relativeFrom="column">
                  <wp:posOffset>1963119</wp:posOffset>
                </wp:positionH>
                <wp:positionV relativeFrom="paragraph">
                  <wp:posOffset>241946</wp:posOffset>
                </wp:positionV>
                <wp:extent cx="0" cy="366793"/>
                <wp:effectExtent l="95250" t="0" r="95250" b="52705"/>
                <wp:wrapNone/>
                <wp:docPr id="12" name="Straight Arrow Connector 12"/>
                <wp:cNvGraphicFramePr/>
                <a:graphic xmlns:a="http://schemas.openxmlformats.org/drawingml/2006/main">
                  <a:graphicData uri="http://schemas.microsoft.com/office/word/2010/wordprocessingShape">
                    <wps:wsp>
                      <wps:cNvCnPr/>
                      <wps:spPr>
                        <a:xfrm>
                          <a:off x="0" y="0"/>
                          <a:ext cx="0" cy="3667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54.6pt;margin-top:19.05pt;width:0;height:2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" strokecolor="#4579b8 [3044]">
                <v:stroke endarrow="open"/>
              </v:shape>
            </w:pict>
          </mc:Fallback>
        </mc:AlternateContent>
      </w:r>
    </w:p>
    <w:p w:rsidR="00092306" w:rsidRDefault="00EC7898" w:rsidP="00402245">
      <w:pPr>
        <w:keepNext/>
        <w:keepLines/>
      </w:pPr>
      <w:r>
        <w:rPr>
          <w:noProof/>
          <w:lang w:eastAsia="en-US"/>
        </w:rPr>
        <mc:AlternateContent>
          <mc:Choice Requires="wps">
            <w:drawing>
              <wp:anchor distT="0" distB="0" distL="114300" distR="114300" simplePos="0" relativeHeight="251696128" behindDoc="0" locked="0" layoutInCell="1" allowOverlap="1" wp14:anchorId="5006C515" wp14:editId="2EC39258">
                <wp:simplePos x="0" y="0"/>
                <wp:positionH relativeFrom="column">
                  <wp:posOffset>3931285</wp:posOffset>
                </wp:positionH>
                <wp:positionV relativeFrom="paragraph">
                  <wp:posOffset>294554</wp:posOffset>
                </wp:positionV>
                <wp:extent cx="1141095" cy="661035"/>
                <wp:effectExtent l="57150" t="38100" r="78105" b="100965"/>
                <wp:wrapNone/>
                <wp:docPr id="22" name="Rectangle 22"/>
                <wp:cNvGraphicFramePr/>
                <a:graphic xmlns:a="http://schemas.openxmlformats.org/drawingml/2006/main">
                  <a:graphicData uri="http://schemas.microsoft.com/office/word/2010/wordprocessingShape">
                    <wps:wsp>
                      <wps:cNvSpPr/>
                      <wps:spPr>
                        <a:xfrm>
                          <a:off x="0" y="0"/>
                          <a:ext cx="1141095"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C7898" w:rsidRPr="00092306" w:rsidRDefault="00EC7898" w:rsidP="00EC7898">
                            <w:pPr>
                              <w:jc w:val="center"/>
                              <w:rPr>
                                <w:color w:val="000000" w:themeColor="text1"/>
                              </w:rPr>
                            </w:pPr>
                            <w:r>
                              <w:rPr>
                                <w:color w:val="000000" w:themeColor="text1"/>
                              </w:rPr>
                              <w:t xml:space="preserve">Stop SLAM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37" style="position:absolute;margin-left:309.55pt;margin-top:23.2pt;width:89.85pt;height:52.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EC7898" w:rsidRPr="00092306" w:rsidRDefault="00EC7898" w:rsidP="00EC7898">
                      <w:pPr>
                        <w:jc w:val="center"/>
                        <w:rPr>
                          <w:color w:val="000000" w:themeColor="text1"/>
                        </w:rPr>
                      </w:pPr>
                      <w:r>
                        <w:rPr>
                          <w:color w:val="000000" w:themeColor="text1"/>
                        </w:rPr>
                        <w:t xml:space="preserve">Stop SLAM </w:t>
                      </w:r>
                    </w:p>
                  </w:txbxContent>
                </v:textbox>
              </v:rect>
            </w:pict>
          </mc:Fallback>
        </mc:AlternateContent>
      </w:r>
      <w:r w:rsidR="00CD747D">
        <w:rPr>
          <w:noProof/>
          <w:lang w:eastAsia="en-US"/>
        </w:rPr>
        <mc:AlternateContent>
          <mc:Choice Requires="wps">
            <w:drawing>
              <wp:anchor distT="0" distB="0" distL="114300" distR="114300" simplePos="0" relativeHeight="251667456" behindDoc="0" locked="0" layoutInCell="1" allowOverlap="1" wp14:anchorId="1FD1FA09" wp14:editId="5571EA5C">
                <wp:simplePos x="0" y="0"/>
                <wp:positionH relativeFrom="column">
                  <wp:posOffset>1402715</wp:posOffset>
                </wp:positionH>
                <wp:positionV relativeFrom="paragraph">
                  <wp:posOffset>289463</wp:posOffset>
                </wp:positionV>
                <wp:extent cx="1141095" cy="661035"/>
                <wp:effectExtent l="57150" t="38100" r="78105" b="100965"/>
                <wp:wrapNone/>
                <wp:docPr id="5" name="Rectangle 5"/>
                <wp:cNvGraphicFramePr/>
                <a:graphic xmlns:a="http://schemas.openxmlformats.org/drawingml/2006/main">
                  <a:graphicData uri="http://schemas.microsoft.com/office/word/2010/wordprocessingShape">
                    <wps:wsp>
                      <wps:cNvSpPr/>
                      <wps:spPr>
                        <a:xfrm>
                          <a:off x="0" y="0"/>
                          <a:ext cx="1141095"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092306" w:rsidRPr="00092306" w:rsidRDefault="00FE688E" w:rsidP="00092306">
                            <w:pPr>
                              <w:jc w:val="center"/>
                              <w:rPr>
                                <w:color w:val="000000" w:themeColor="text1"/>
                              </w:rPr>
                            </w:pPr>
                            <w:r>
                              <w:rPr>
                                <w:color w:val="000000" w:themeColor="text1"/>
                              </w:rPr>
                              <w:t>Stop SLAM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38" style="position:absolute;margin-left:110.45pt;margin-top:22.8pt;width:89.85pt;height:52.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092306" w:rsidRPr="00092306" w:rsidRDefault="00FE688E" w:rsidP="00092306">
                      <w:pPr>
                        <w:jc w:val="center"/>
                        <w:rPr>
                          <w:color w:val="000000" w:themeColor="text1"/>
                        </w:rPr>
                      </w:pPr>
                      <w:r>
                        <w:rPr>
                          <w:color w:val="000000" w:themeColor="text1"/>
                        </w:rPr>
                        <w:t>Stop SLAM</w:t>
                      </w:r>
                    </w:p>
                  </w:txbxContent>
                </v:textbox>
              </v:rect>
            </w:pict>
          </mc:Fallback>
        </mc:AlternateContent>
      </w:r>
    </w:p>
    <w:p w:rsidR="00092306" w:rsidRDefault="00FE688E" w:rsidP="00402245">
      <w:pPr>
        <w:keepNext/>
        <w:keepLines/>
      </w:pPr>
      <w:r>
        <w:rPr>
          <w:noProof/>
          <w:lang w:eastAsia="en-US"/>
        </w:rPr>
        <mc:AlternateContent>
          <mc:Choice Requires="wps">
            <w:drawing>
              <wp:anchor distT="0" distB="0" distL="114300" distR="114300" simplePos="0" relativeHeight="251702272" behindDoc="0" locked="0" layoutInCell="1" allowOverlap="1" wp14:anchorId="0E38A304" wp14:editId="2DD290E5">
                <wp:simplePos x="0" y="0"/>
                <wp:positionH relativeFrom="column">
                  <wp:posOffset>2536190</wp:posOffset>
                </wp:positionH>
                <wp:positionV relativeFrom="paragraph">
                  <wp:posOffset>307426</wp:posOffset>
                </wp:positionV>
                <wp:extent cx="1400013" cy="0"/>
                <wp:effectExtent l="0" t="76200" r="10160" b="114300"/>
                <wp:wrapNone/>
                <wp:docPr id="25" name="Straight Arrow Connector 25"/>
                <wp:cNvGraphicFramePr/>
                <a:graphic xmlns:a="http://schemas.openxmlformats.org/drawingml/2006/main">
                  <a:graphicData uri="http://schemas.microsoft.com/office/word/2010/wordprocessingShape">
                    <wps:wsp>
                      <wps:cNvCnPr/>
                      <wps:spPr>
                        <a:xfrm>
                          <a:off x="0" y="0"/>
                          <a:ext cx="140001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99.7pt;margin-top:24.2pt;width:110.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" strokecolor="#4579b8 [3044]">
                <v:stroke endarrow="open"/>
              </v:shape>
            </w:pict>
          </mc:Fallback>
        </mc:AlternateContent>
      </w:r>
    </w:p>
    <w:p w:rsidR="00092306" w:rsidRDefault="00092306" w:rsidP="00402245">
      <w:pPr>
        <w:keepNext/>
        <w:keepLines/>
      </w:pPr>
    </w:p>
    <w:p w:rsidR="00092306" w:rsidRDefault="00092306" w:rsidP="00402245">
      <w:pPr>
        <w:keepNext/>
        <w:keepLines/>
      </w:pPr>
    </w:p>
    <w:p w:rsidR="00087455" w:rsidRDefault="00A77E4F" w:rsidP="00402245">
      <w:pPr>
        <w:keepNext/>
        <w:keepLines/>
        <w:ind w:left="1440"/>
      </w:pPr>
      <w:r>
        <w:t>DESCRIPTION</w:t>
      </w:r>
      <w:r w:rsidR="00973002">
        <w:t xml:space="preserve">: </w:t>
      </w:r>
      <w:r w:rsidR="00087455">
        <w:t xml:space="preserve">Before starting </w:t>
      </w:r>
      <w:r w:rsidR="00973002">
        <w:t>the SLAM process</w:t>
      </w:r>
      <w:r w:rsidR="00087455">
        <w:t xml:space="preserve">, </w:t>
      </w:r>
      <w:r w:rsidR="00973002">
        <w:t xml:space="preserve">the </w:t>
      </w:r>
      <w:r w:rsidR="00087455">
        <w:t xml:space="preserve">Unity3D script will pass the setting parameters </w:t>
      </w:r>
      <w:r w:rsidR="00973002">
        <w:t xml:space="preserve">(e.g., </w:t>
      </w:r>
      <w:r w:rsidR="00973002" w:rsidRPr="00973002">
        <w:t>camera resolution and the size of the area the application is interacting with</w:t>
      </w:r>
      <w:r w:rsidR="00973002">
        <w:t>)</w:t>
      </w:r>
      <w:r w:rsidR="00973002" w:rsidRPr="00973002">
        <w:t xml:space="preserve"> </w:t>
      </w:r>
      <w:r w:rsidR="00087455">
        <w:t xml:space="preserve">to </w:t>
      </w:r>
      <w:r w:rsidR="00973002">
        <w:t>the Starry Night plugin. The</w:t>
      </w:r>
      <w:r w:rsidR="00087455">
        <w:t xml:space="preserve"> plugin will provide everything related to the mesh. In the Unity3d script, only the </w:t>
      </w:r>
      <w:r w:rsidR="008F3AE1">
        <w:t>global point cloud</w:t>
      </w:r>
      <w:r w:rsidR="00087455">
        <w:t xml:space="preserve"> and current </w:t>
      </w:r>
      <w:r w:rsidR="008F3AE1">
        <w:t>point cloud</w:t>
      </w:r>
      <w:r w:rsidR="00087455">
        <w:t xml:space="preserve"> </w:t>
      </w:r>
      <w:r w:rsidR="0097041E">
        <w:t>are required</w:t>
      </w:r>
      <w:r w:rsidR="00087455">
        <w:t xml:space="preserve"> from </w:t>
      </w:r>
      <w:r w:rsidR="0097041E">
        <w:t>the</w:t>
      </w:r>
      <w:r w:rsidR="00087455">
        <w:t xml:space="preserve"> plugin. </w:t>
      </w:r>
      <w:r w:rsidR="00A070CD">
        <w:t xml:space="preserve">Section </w:t>
      </w:r>
      <w:r w:rsidR="00A070CD">
        <w:fldChar w:fldCharType="begin"/>
      </w:r>
      <w:r w:rsidR="00A070CD">
        <w:instrText xml:space="preserve"> REF _Ref375919389 \r \h </w:instrText>
      </w:r>
      <w:r w:rsidR="00A070CD">
        <w:fldChar w:fldCharType="separate"/>
      </w:r>
      <w:r w:rsidR="00A070CD">
        <w:t>5.1</w:t>
      </w:r>
      <w:r w:rsidR="00A070CD">
        <w:fldChar w:fldCharType="end"/>
      </w:r>
      <w:r w:rsidR="00A070CD">
        <w:t xml:space="preserve"> shows the file structure associated with using the</w:t>
      </w:r>
      <w:r w:rsidR="0097041E">
        <w:t xml:space="preserve"> Starry Night</w:t>
      </w:r>
      <w:r w:rsidR="00087455">
        <w:t xml:space="preserve"> plugin (C#</w:t>
      </w:r>
      <w:r w:rsidR="009477FC">
        <w:t xml:space="preserve"> is used</w:t>
      </w:r>
      <w:r w:rsidR="00087455">
        <w:t xml:space="preserve"> for Unity3D script</w:t>
      </w:r>
      <w:r w:rsidR="0097041E">
        <w:t>)</w:t>
      </w:r>
      <w:r w:rsidR="00D73D96">
        <w:t>.</w:t>
      </w:r>
    </w:p>
    <w:p w:rsidR="0046202B" w:rsidRDefault="0046202B" w:rsidP="0046202B">
      <w:pPr>
        <w:pStyle w:val="ListParagraph"/>
        <w:numPr>
          <w:ilvl w:val="0"/>
          <w:numId w:val="1"/>
        </w:numPr>
      </w:pPr>
      <w:r>
        <w:t xml:space="preserve">Programming in </w:t>
      </w:r>
      <w:r w:rsidR="0097041E">
        <w:t xml:space="preserve">the </w:t>
      </w:r>
      <w:r>
        <w:t>Unity Development Environment</w:t>
      </w:r>
    </w:p>
    <w:p w:rsidR="00CB24F9" w:rsidRDefault="00CB24F9" w:rsidP="00CB24F9">
      <w:pPr>
        <w:pStyle w:val="ListParagraph"/>
        <w:numPr>
          <w:ilvl w:val="1"/>
          <w:numId w:val="1"/>
        </w:numPr>
      </w:pPr>
      <w:bookmarkStart w:id="1" w:name="_Ref375919389"/>
      <w:r>
        <w:t>File Structure for Plugin</w:t>
      </w:r>
      <w:bookmarkEnd w:id="1"/>
    </w:p>
    <w:p w:rsidR="009A1066" w:rsidRDefault="00CB24F9" w:rsidP="00B2494F">
      <w:pPr>
        <w:pStyle w:val="ListParagraph"/>
        <w:numPr>
          <w:ilvl w:val="2"/>
          <w:numId w:val="1"/>
        </w:numPr>
      </w:pPr>
      <w:r>
        <w:t>The first step to us</w:t>
      </w:r>
      <w:r w:rsidR="00D97F6A">
        <w:t>ing</w:t>
      </w:r>
      <w:r>
        <w:t xml:space="preserve"> </w:t>
      </w:r>
      <w:r w:rsidR="00D97F6A">
        <w:t xml:space="preserve">the Starry Night </w:t>
      </w:r>
      <w:r>
        <w:t xml:space="preserve">plugin is </w:t>
      </w:r>
      <w:r w:rsidR="00D97F6A">
        <w:t xml:space="preserve">to </w:t>
      </w:r>
      <w:r>
        <w:t xml:space="preserve">put </w:t>
      </w:r>
      <w:r w:rsidR="00D97F6A">
        <w:t xml:space="preserve">the </w:t>
      </w:r>
      <w:r>
        <w:t xml:space="preserve">plugin into </w:t>
      </w:r>
      <w:r w:rsidR="00CB76F2">
        <w:t xml:space="preserve">your </w:t>
      </w:r>
      <w:r>
        <w:t xml:space="preserve">Unity project. </w:t>
      </w:r>
      <w:r w:rsidR="001277F4">
        <w:t>Copy the whole folder “Plugins”, and paste it into the folder, “\...\Assets\”</w:t>
      </w:r>
      <w:r w:rsidR="00CB76F2">
        <w:t xml:space="preserve"> for your Unity project</w:t>
      </w:r>
      <w:r w:rsidR="001277F4">
        <w:t xml:space="preserve">. </w:t>
      </w:r>
      <w:r w:rsidR="00D97F6A">
        <w:t xml:space="preserve">An </w:t>
      </w:r>
      <w:r>
        <w:t>example is shown in the figure</w:t>
      </w:r>
      <w:r w:rsidR="00D97F6A">
        <w:t xml:space="preserve"> below</w:t>
      </w:r>
      <w:r w:rsidR="00B2494F">
        <w:t>.</w:t>
      </w:r>
    </w:p>
    <w:p w:rsidR="00B2494F" w:rsidRDefault="00B2494F" w:rsidP="00B2494F">
      <w:pPr>
        <w:ind w:left="2160"/>
        <w:rPr>
          <w:noProof/>
        </w:rPr>
      </w:pPr>
      <w:r>
        <w:rPr>
          <w:noProof/>
          <w:lang w:eastAsia="en-US"/>
        </w:rPr>
        <w:lastRenderedPageBreak/>
        <mc:AlternateContent>
          <mc:Choice Requires="wps">
            <w:drawing>
              <wp:anchor distT="0" distB="0" distL="114300" distR="114300" simplePos="0" relativeHeight="251769856" behindDoc="0" locked="0" layoutInCell="1" allowOverlap="1" wp14:anchorId="36AE1B6B" wp14:editId="505EA93E">
                <wp:simplePos x="0" y="0"/>
                <wp:positionH relativeFrom="column">
                  <wp:posOffset>3008630</wp:posOffset>
                </wp:positionH>
                <wp:positionV relativeFrom="paragraph">
                  <wp:posOffset>1365973</wp:posOffset>
                </wp:positionV>
                <wp:extent cx="348615" cy="462280"/>
                <wp:effectExtent l="19050" t="0" r="32385" b="33020"/>
                <wp:wrapNone/>
                <wp:docPr id="29" name="Down Arrow 29"/>
                <wp:cNvGraphicFramePr/>
                <a:graphic xmlns:a="http://schemas.openxmlformats.org/drawingml/2006/main">
                  <a:graphicData uri="http://schemas.microsoft.com/office/word/2010/wordprocessingShape">
                    <wps:wsp>
                      <wps:cNvSpPr/>
                      <wps:spPr>
                        <a:xfrm>
                          <a:off x="0" y="0"/>
                          <a:ext cx="348615" cy="462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26" type="#_x0000_t67" style="position:absolute;margin-left:236.9pt;margin-top:107.55pt;width:27.45pt;height:3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" adj="13455" fillcolor="#4f81bd [3204]" strokecolor="#243f60 [1604]" strokeweight="2pt"/>
            </w:pict>
          </mc:Fallback>
        </mc:AlternateContent>
      </w:r>
      <w:r w:rsidR="001277F4">
        <w:rPr>
          <w:noProof/>
          <w:lang w:eastAsia="en-US"/>
        </w:rPr>
        <w:drawing>
          <wp:inline distT="0" distB="0" distL="0" distR="0" wp14:anchorId="5DAFB918" wp14:editId="395CC2E8">
            <wp:extent cx="3656786" cy="1291856"/>
            <wp:effectExtent l="0" t="0" r="1270" b="381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62493" b="75348"/>
                    <a:stretch/>
                  </pic:blipFill>
                  <pic:spPr bwMode="auto">
                    <a:xfrm>
                      <a:off x="0" y="0"/>
                      <a:ext cx="3659533" cy="1292826"/>
                    </a:xfrm>
                    <a:prstGeom prst="rect">
                      <a:avLst/>
                    </a:prstGeom>
                    <a:ln>
                      <a:noFill/>
                    </a:ln>
                    <a:extLst>
                      <a:ext uri="{53640926-AAD7-44D8-BBD7-CCE9431645EC}">
                        <a14:shadowObscured xmlns:a14="http://schemas.microsoft.com/office/drawing/2010/main"/>
                      </a:ext>
                    </a:extLst>
                  </pic:spPr>
                </pic:pic>
              </a:graphicData>
            </a:graphic>
          </wp:inline>
        </w:drawing>
      </w:r>
    </w:p>
    <w:p w:rsidR="00B2494F" w:rsidRPr="00A070CD" w:rsidRDefault="00B2494F" w:rsidP="00B2494F">
      <w:pPr>
        <w:ind w:left="2160"/>
        <w:rPr>
          <w:noProof/>
          <w:sz w:val="40"/>
          <w:szCs w:val="40"/>
        </w:rPr>
      </w:pPr>
    </w:p>
    <w:p w:rsidR="00CB24F9" w:rsidRDefault="001277F4" w:rsidP="00B2494F">
      <w:pPr>
        <w:ind w:left="2160"/>
        <w:rPr>
          <w:noProof/>
        </w:rPr>
      </w:pPr>
      <w:r>
        <w:rPr>
          <w:noProof/>
          <w:lang w:eastAsia="en-US"/>
        </w:rPr>
        <w:drawing>
          <wp:inline distT="0" distB="0" distL="0" distR="0" wp14:anchorId="08247FD1" wp14:editId="7B482091">
            <wp:extent cx="3649989" cy="1190846"/>
            <wp:effectExtent l="0" t="0" r="762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59714" b="75149"/>
                    <a:stretch/>
                  </pic:blipFill>
                  <pic:spPr bwMode="auto">
                    <a:xfrm>
                      <a:off x="0" y="0"/>
                      <a:ext cx="3648649" cy="1190409"/>
                    </a:xfrm>
                    <a:prstGeom prst="rect">
                      <a:avLst/>
                    </a:prstGeom>
                    <a:ln>
                      <a:noFill/>
                    </a:ln>
                    <a:extLst>
                      <a:ext uri="{53640926-AAD7-44D8-BBD7-CCE9431645EC}">
                        <a14:shadowObscured xmlns:a14="http://schemas.microsoft.com/office/drawing/2010/main"/>
                      </a:ext>
                    </a:extLst>
                  </pic:spPr>
                </pic:pic>
              </a:graphicData>
            </a:graphic>
          </wp:inline>
        </w:drawing>
      </w:r>
    </w:p>
    <w:p w:rsidR="00A070CD" w:rsidRDefault="00A070CD" w:rsidP="00B2494F">
      <w:pPr>
        <w:pStyle w:val="ListParagraph"/>
        <w:numPr>
          <w:ilvl w:val="2"/>
          <w:numId w:val="1"/>
        </w:numPr>
      </w:pPr>
      <w:r>
        <w:t xml:space="preserve">In the picture above, the files </w:t>
      </w:r>
      <w:proofErr w:type="spellStart"/>
      <w:r>
        <w:t>SLAM.cs</w:t>
      </w:r>
      <w:proofErr w:type="spellEnd"/>
      <w:r>
        <w:t xml:space="preserve"> and </w:t>
      </w:r>
      <w:proofErr w:type="spellStart"/>
      <w:r>
        <w:t>SLAMDemo.cs</w:t>
      </w:r>
      <w:proofErr w:type="spellEnd"/>
      <w:r>
        <w:t xml:space="preserve"> contain source code for providing a demonstration example. The source code in these files is available solely for the purpose of providing a demonstration example and is not to be used for any other purpose.</w:t>
      </w:r>
      <w:r w:rsidR="00BA039B">
        <w:t xml:space="preserve"> See Section </w:t>
      </w:r>
      <w:r w:rsidR="00BA039B">
        <w:fldChar w:fldCharType="begin"/>
      </w:r>
      <w:r w:rsidR="00BA039B">
        <w:instrText xml:space="preserve"> REF _Ref375920261 \r \h </w:instrText>
      </w:r>
      <w:r w:rsidR="00BA039B">
        <w:fldChar w:fldCharType="separate"/>
      </w:r>
      <w:r w:rsidR="00BA039B">
        <w:t>6.0</w:t>
      </w:r>
      <w:r w:rsidR="00BA039B">
        <w:fldChar w:fldCharType="end"/>
      </w:r>
      <w:r w:rsidR="00BA039B">
        <w:t xml:space="preserve"> for details on the demonstration example.</w:t>
      </w:r>
    </w:p>
    <w:p w:rsidR="00B2494F" w:rsidRDefault="00BA039B" w:rsidP="00B2494F">
      <w:pPr>
        <w:pStyle w:val="ListParagraph"/>
        <w:numPr>
          <w:ilvl w:val="2"/>
          <w:numId w:val="1"/>
        </w:numPr>
      </w:pPr>
      <w:r>
        <w:t>All source code you develop for your specific application must be placed in the Assets folder as shown in the above picture</w:t>
      </w:r>
      <w:r w:rsidR="00B2494F" w:rsidRPr="00B2494F">
        <w:t>.</w:t>
      </w:r>
    </w:p>
    <w:p w:rsidR="0046202B" w:rsidRDefault="0046202B" w:rsidP="00CB76F2">
      <w:pPr>
        <w:pStyle w:val="ListParagraph"/>
        <w:keepNext/>
        <w:keepLines/>
        <w:numPr>
          <w:ilvl w:val="1"/>
          <w:numId w:val="1"/>
        </w:numPr>
      </w:pPr>
      <w:r>
        <w:lastRenderedPageBreak/>
        <w:t>Overall Process</w:t>
      </w:r>
    </w:p>
    <w:p w:rsidR="00E0532C" w:rsidRPr="00E0532C" w:rsidRDefault="00FB2DDF" w:rsidP="00CB76F2">
      <w:pPr>
        <w:keepNext/>
        <w:keepLines/>
        <w:ind w:left="1440"/>
        <w:rPr>
          <w:b/>
          <w:sz w:val="32"/>
          <w:szCs w:val="32"/>
        </w:rPr>
      </w:pPr>
      <w:r>
        <w:rPr>
          <w:noProof/>
          <w:lang w:eastAsia="en-US"/>
        </w:rPr>
        <mc:AlternateContent>
          <mc:Choice Requires="wps">
            <w:drawing>
              <wp:anchor distT="0" distB="0" distL="114300" distR="114300" simplePos="0" relativeHeight="251712512" behindDoc="0" locked="0" layoutInCell="1" allowOverlap="1" wp14:anchorId="22630657" wp14:editId="4BF6F33F">
                <wp:simplePos x="0" y="0"/>
                <wp:positionH relativeFrom="column">
                  <wp:posOffset>2066290</wp:posOffset>
                </wp:positionH>
                <wp:positionV relativeFrom="paragraph">
                  <wp:posOffset>2540</wp:posOffset>
                </wp:positionV>
                <wp:extent cx="1084580" cy="278765"/>
                <wp:effectExtent l="0" t="0" r="1270" b="698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4580" cy="278765"/>
                        </a:xfrm>
                        <a:prstGeom prst="rect">
                          <a:avLst/>
                        </a:prstGeom>
                        <a:solidFill>
                          <a:srgbClr val="FFFFFF"/>
                        </a:solidFill>
                        <a:ln w="9525">
                          <a:noFill/>
                          <a:miter lim="800000"/>
                          <a:headEnd/>
                          <a:tailEnd/>
                        </a:ln>
                      </wps:spPr>
                      <wps:txbx>
                        <w:txbxContent>
                          <w:p w:rsidR="00E0532C" w:rsidRPr="00CD747D" w:rsidRDefault="00E0532C" w:rsidP="00E0532C">
                            <w:pPr>
                              <w:rPr>
                                <w:b/>
                                <w:color w:val="1F497D" w:themeColor="text2"/>
                              </w:rPr>
                            </w:pPr>
                            <w:r w:rsidRPr="00CD747D">
                              <w:rPr>
                                <w:b/>
                                <w:color w:val="1F497D" w:themeColor="text2"/>
                              </w:rPr>
                              <w:t>Unity3D 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62.7pt;margin-top:.2pt;width:85.4pt;height:2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" stroked="f">
                <v:textbox>
                  <w:txbxContent>
                    <w:p w:rsidR="00E0532C" w:rsidRPr="00CD747D" w:rsidRDefault="00E0532C" w:rsidP="00E0532C">
                      <w:pPr>
                        <w:rPr>
                          <w:b/>
                          <w:color w:val="1F497D" w:themeColor="text2"/>
                        </w:rPr>
                      </w:pPr>
                      <w:r w:rsidRPr="00CD747D">
                        <w:rPr>
                          <w:b/>
                          <w:color w:val="1F497D" w:themeColor="text2"/>
                        </w:rPr>
                        <w:t>Unity3D Script</w:t>
                      </w:r>
                    </w:p>
                  </w:txbxContent>
                </v:textbox>
              </v:shape>
            </w:pict>
          </mc:Fallback>
        </mc:AlternateContent>
      </w:r>
      <w:r w:rsidR="00A16178">
        <w:rPr>
          <w:noProof/>
          <w:lang w:eastAsia="en-US"/>
        </w:rPr>
        <mc:AlternateContent>
          <mc:Choice Requires="wps">
            <w:drawing>
              <wp:anchor distT="0" distB="0" distL="114300" distR="114300" simplePos="0" relativeHeight="251704320" behindDoc="0" locked="0" layoutInCell="1" allowOverlap="1" wp14:anchorId="5BDEA834" wp14:editId="07E7B773">
                <wp:simplePos x="0" y="0"/>
                <wp:positionH relativeFrom="column">
                  <wp:posOffset>0</wp:posOffset>
                </wp:positionH>
                <wp:positionV relativeFrom="paragraph">
                  <wp:posOffset>304800</wp:posOffset>
                </wp:positionV>
                <wp:extent cx="5499100" cy="3009900"/>
                <wp:effectExtent l="57150" t="38100" r="82550" b="95250"/>
                <wp:wrapNone/>
                <wp:docPr id="290" name="Rectangle 290"/>
                <wp:cNvGraphicFramePr/>
                <a:graphic xmlns:a="http://schemas.openxmlformats.org/drawingml/2006/main">
                  <a:graphicData uri="http://schemas.microsoft.com/office/word/2010/wordprocessingShape">
                    <wps:wsp>
                      <wps:cNvSpPr/>
                      <wps:spPr>
                        <a:xfrm>
                          <a:off x="0" y="0"/>
                          <a:ext cx="5499100" cy="300990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026" style="position:absolute;margin-left:0;margin-top:24pt;width:433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" fillcolor="#cdddac [1622]" strokecolor="#94b64e [3046]">
                <v:fill color2="#f0f4e6 [502]" rotate="t" angle="180" colors="0 #dafda7;22938f #e4fdc2;1 #f5ffe6" focus="100%" type="gradient"/>
                <v:shadow on="t" color="black" opacity="24903f" origin=",.5" offset="0,.55556mm"/>
              </v:rect>
            </w:pict>
          </mc:Fallback>
        </mc:AlternateContent>
      </w:r>
      <w:r w:rsidR="00A16178">
        <w:rPr>
          <w:noProof/>
          <w:lang w:eastAsia="en-US"/>
        </w:rPr>
        <mc:AlternateContent>
          <mc:Choice Requires="wps">
            <w:drawing>
              <wp:anchor distT="0" distB="0" distL="114300" distR="114300" simplePos="0" relativeHeight="251736064" behindDoc="0" locked="0" layoutInCell="1" allowOverlap="1" wp14:anchorId="5F75611C" wp14:editId="351B6110">
                <wp:simplePos x="0" y="0"/>
                <wp:positionH relativeFrom="column">
                  <wp:posOffset>3060700</wp:posOffset>
                </wp:positionH>
                <wp:positionV relativeFrom="paragraph">
                  <wp:posOffset>387350</wp:posOffset>
                </wp:positionV>
                <wp:extent cx="1125220" cy="806450"/>
                <wp:effectExtent l="57150" t="38100" r="74930" b="88900"/>
                <wp:wrapNone/>
                <wp:docPr id="310" name="Rectangle 310"/>
                <wp:cNvGraphicFramePr/>
                <a:graphic xmlns:a="http://schemas.openxmlformats.org/drawingml/2006/main">
                  <a:graphicData uri="http://schemas.microsoft.com/office/word/2010/wordprocessingShape">
                    <wps:wsp>
                      <wps:cNvSpPr/>
                      <wps:spPr>
                        <a:xfrm>
                          <a:off x="0" y="0"/>
                          <a:ext cx="1125220" cy="8064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16178" w:rsidRPr="007F00C2" w:rsidRDefault="00A16178" w:rsidP="00A16178">
                            <w:pPr>
                              <w:jc w:val="center"/>
                              <w:rPr>
                                <w:rFonts w:ascii="Times New Roman" w:hAnsi="Times New Roman" w:cs="Times New Roman"/>
                                <w:color w:val="000000" w:themeColor="text1"/>
                              </w:rPr>
                            </w:pPr>
                            <w:r>
                              <w:rPr>
                                <w:rFonts w:ascii="Times New Roman" w:hAnsi="Times New Roman" w:cs="Times New Roman"/>
                                <w:color w:val="000000" w:themeColor="text1"/>
                              </w:rPr>
                              <w:t>Display Global Point Cloud</w:t>
                            </w:r>
                            <w:r w:rsidRPr="007F00C2">
                              <w:rPr>
                                <w:rFonts w:ascii="Times New Roman" w:hAnsi="Times New Roman" w:cs="Times New Roman"/>
                                <w:color w:val="000000" w:themeColor="text1"/>
                              </w:rPr>
                              <w:t xml:space="preserve"> </w:t>
                            </w:r>
                          </w:p>
                          <w:p w:rsidR="00A16178" w:rsidRDefault="00A16178" w:rsidP="00A16178">
                            <w:pPr>
                              <w:jc w:val="center"/>
                            </w:pPr>
                            <w:r>
                              <w:rPr>
                                <w:color w:val="000000" w:themeColor="text1"/>
                              </w:rPr>
                              <w:t>“</w:t>
                            </w:r>
                            <w:proofErr w:type="spellStart"/>
                            <w:r w:rsidRPr="00A16178">
                              <w:rPr>
                                <w:color w:val="000000" w:themeColor="text1"/>
                              </w:rPr>
                              <w:t>GlobalPTS</w:t>
                            </w:r>
                            <w:proofErr w:type="spellEnd"/>
                            <w:r w:rsidRPr="00A16178">
                              <w:rPr>
                                <w:color w:val="000000" w:themeColor="text1"/>
                              </w:rPr>
                              <w:t xml:space="preserve"> </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40" style="position:absolute;left:0;text-align:left;margin-left:241pt;margin-top:30.5pt;width:88.6pt;height: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A16178" w:rsidRPr="007F00C2" w:rsidRDefault="00A16178" w:rsidP="00A16178">
                      <w:pPr>
                        <w:jc w:val="center"/>
                        <w:rPr>
                          <w:rFonts w:ascii="Times New Roman" w:hAnsi="Times New Roman" w:cs="Times New Roman"/>
                          <w:color w:val="000000" w:themeColor="text1"/>
                        </w:rPr>
                      </w:pPr>
                      <w:r>
                        <w:rPr>
                          <w:rFonts w:ascii="Times New Roman" w:hAnsi="Times New Roman" w:cs="Times New Roman"/>
                          <w:color w:val="000000" w:themeColor="text1"/>
                        </w:rPr>
                        <w:t>Display Global Point Cloud</w:t>
                      </w:r>
                      <w:r w:rsidRPr="007F00C2">
                        <w:rPr>
                          <w:rFonts w:ascii="Times New Roman" w:hAnsi="Times New Roman" w:cs="Times New Roman"/>
                          <w:color w:val="000000" w:themeColor="text1"/>
                        </w:rPr>
                        <w:t xml:space="preserve"> </w:t>
                      </w:r>
                    </w:p>
                    <w:p w:rsidR="00A16178" w:rsidRDefault="00A16178" w:rsidP="00A16178">
                      <w:pPr>
                        <w:jc w:val="center"/>
                      </w:pPr>
                      <w:r>
                        <w:rPr>
                          <w:color w:val="000000" w:themeColor="text1"/>
                        </w:rPr>
                        <w:t>“</w:t>
                      </w:r>
                      <w:proofErr w:type="spellStart"/>
                      <w:r w:rsidRPr="00A16178">
                        <w:rPr>
                          <w:color w:val="000000" w:themeColor="text1"/>
                        </w:rPr>
                        <w:t>GlobalPTS</w:t>
                      </w:r>
                      <w:proofErr w:type="spellEnd"/>
                      <w:r w:rsidRPr="00A16178">
                        <w:rPr>
                          <w:color w:val="000000" w:themeColor="text1"/>
                        </w:rPr>
                        <w:t xml:space="preserve"> </w:t>
                      </w:r>
                      <w:r>
                        <w:rPr>
                          <w:color w:val="000000" w:themeColor="text1"/>
                        </w:rPr>
                        <w:t>()”</w:t>
                      </w:r>
                    </w:p>
                  </w:txbxContent>
                </v:textbox>
              </v:rect>
            </w:pict>
          </mc:Fallback>
        </mc:AlternateContent>
      </w:r>
    </w:p>
    <w:p w:rsidR="00E0532C" w:rsidRDefault="00E0532C" w:rsidP="00CB76F2">
      <w:pPr>
        <w:pStyle w:val="ListParagraph"/>
        <w:keepNext/>
        <w:keepLines/>
      </w:pPr>
    </w:p>
    <w:p w:rsidR="00E0532C" w:rsidRDefault="00E0532C" w:rsidP="00CB76F2">
      <w:pPr>
        <w:pStyle w:val="ListParagraph"/>
        <w:keepNext/>
        <w:keepLines/>
      </w:pPr>
    </w:p>
    <w:p w:rsidR="00E0532C" w:rsidRDefault="00A16178" w:rsidP="00CB76F2">
      <w:pPr>
        <w:pStyle w:val="ListParagraph"/>
        <w:keepNext/>
        <w:keepLines/>
      </w:pPr>
      <w:r>
        <w:rPr>
          <w:noProof/>
          <w:lang w:eastAsia="en-US"/>
        </w:rPr>
        <mc:AlternateContent>
          <mc:Choice Requires="wps">
            <w:drawing>
              <wp:anchor distT="0" distB="0" distL="114300" distR="114300" simplePos="0" relativeHeight="251740160" behindDoc="0" locked="0" layoutInCell="1" allowOverlap="1" wp14:anchorId="7667803F" wp14:editId="7BAFDE21">
                <wp:simplePos x="0" y="0"/>
                <wp:positionH relativeFrom="column">
                  <wp:posOffset>2654300</wp:posOffset>
                </wp:positionH>
                <wp:positionV relativeFrom="paragraph">
                  <wp:posOffset>8255</wp:posOffset>
                </wp:positionV>
                <wp:extent cx="406400" cy="914400"/>
                <wp:effectExtent l="0" t="38100" r="50800" b="19050"/>
                <wp:wrapNone/>
                <wp:docPr id="312" name="Straight Arrow Connector 312"/>
                <wp:cNvGraphicFramePr/>
                <a:graphic xmlns:a="http://schemas.openxmlformats.org/drawingml/2006/main">
                  <a:graphicData uri="http://schemas.microsoft.com/office/word/2010/wordprocessingShape">
                    <wps:wsp>
                      <wps:cNvCnPr/>
                      <wps:spPr>
                        <a:xfrm flipV="1">
                          <a:off x="0" y="0"/>
                          <a:ext cx="4064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2" o:spid="_x0000_s1026" type="#_x0000_t32" style="position:absolute;margin-left:209pt;margin-top:.65pt;width:32pt;height:1in;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" strokecolor="#4579b8 [3044]">
                <v:stroke endarrow="open"/>
              </v:shape>
            </w:pict>
          </mc:Fallback>
        </mc:AlternateContent>
      </w:r>
    </w:p>
    <w:p w:rsidR="00E0532C" w:rsidRDefault="00E0532C" w:rsidP="00CB76F2">
      <w:pPr>
        <w:pStyle w:val="ListParagraph"/>
        <w:keepNext/>
        <w:keepLines/>
      </w:pPr>
    </w:p>
    <w:p w:rsidR="00E0532C" w:rsidRDefault="00A16178" w:rsidP="00CB76F2">
      <w:pPr>
        <w:pStyle w:val="ListParagraph"/>
        <w:keepNext/>
        <w:keepLines/>
      </w:pPr>
      <w:r>
        <w:rPr>
          <w:noProof/>
          <w:lang w:eastAsia="en-US"/>
        </w:rPr>
        <mc:AlternateContent>
          <mc:Choice Requires="wps">
            <w:drawing>
              <wp:anchor distT="0" distB="0" distL="114300" distR="114300" simplePos="0" relativeHeight="251738112" behindDoc="0" locked="0" layoutInCell="1" allowOverlap="1" wp14:anchorId="24E991C0" wp14:editId="2F892CAC">
                <wp:simplePos x="0" y="0"/>
                <wp:positionH relativeFrom="column">
                  <wp:posOffset>3060700</wp:posOffset>
                </wp:positionH>
                <wp:positionV relativeFrom="paragraph">
                  <wp:posOffset>99060</wp:posOffset>
                </wp:positionV>
                <wp:extent cx="1125220" cy="806450"/>
                <wp:effectExtent l="57150" t="38100" r="74930" b="88900"/>
                <wp:wrapNone/>
                <wp:docPr id="311" name="Rectangle 311"/>
                <wp:cNvGraphicFramePr/>
                <a:graphic xmlns:a="http://schemas.openxmlformats.org/drawingml/2006/main">
                  <a:graphicData uri="http://schemas.microsoft.com/office/word/2010/wordprocessingShape">
                    <wps:wsp>
                      <wps:cNvSpPr/>
                      <wps:spPr>
                        <a:xfrm>
                          <a:off x="0" y="0"/>
                          <a:ext cx="1125220" cy="8064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16178" w:rsidRPr="007F00C2" w:rsidRDefault="00A16178" w:rsidP="00A16178">
                            <w:pPr>
                              <w:jc w:val="center"/>
                              <w:rPr>
                                <w:rFonts w:ascii="Times New Roman" w:hAnsi="Times New Roman" w:cs="Times New Roman"/>
                                <w:color w:val="000000" w:themeColor="text1"/>
                              </w:rPr>
                            </w:pPr>
                            <w:r>
                              <w:rPr>
                                <w:rFonts w:ascii="Times New Roman" w:hAnsi="Times New Roman" w:cs="Times New Roman"/>
                                <w:color w:val="000000" w:themeColor="text1"/>
                              </w:rPr>
                              <w:t>Display Current Point Cloud</w:t>
                            </w:r>
                            <w:r w:rsidRPr="007F00C2">
                              <w:rPr>
                                <w:rFonts w:ascii="Times New Roman" w:hAnsi="Times New Roman" w:cs="Times New Roman"/>
                                <w:color w:val="000000" w:themeColor="text1"/>
                              </w:rPr>
                              <w:t xml:space="preserve"> </w:t>
                            </w:r>
                          </w:p>
                          <w:p w:rsidR="00A16178" w:rsidRDefault="00A16178" w:rsidP="00A16178">
                            <w:pPr>
                              <w:jc w:val="center"/>
                            </w:pPr>
                            <w:r>
                              <w:rPr>
                                <w:color w:val="000000" w:themeColor="text1"/>
                              </w:rPr>
                              <w:t>“</w:t>
                            </w:r>
                            <w:proofErr w:type="spellStart"/>
                            <w:r w:rsidRPr="00A16178">
                              <w:rPr>
                                <w:color w:val="000000" w:themeColor="text1"/>
                              </w:rPr>
                              <w:t>SourcePTS</w:t>
                            </w:r>
                            <w:proofErr w:type="spellEnd"/>
                            <w:r w:rsidRPr="00A16178">
                              <w:rPr>
                                <w:color w:val="000000" w:themeColor="text1"/>
                              </w:rPr>
                              <w:t xml:space="preserve"> </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41" style="position:absolute;left:0;text-align:left;margin-left:241pt;margin-top:7.8pt;width:88.6pt;height:6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rsidR="00A16178" w:rsidRPr="007F00C2" w:rsidRDefault="00A16178" w:rsidP="00A16178">
                      <w:pPr>
                        <w:jc w:val="center"/>
                        <w:rPr>
                          <w:rFonts w:ascii="Times New Roman" w:hAnsi="Times New Roman" w:cs="Times New Roman"/>
                          <w:color w:val="000000" w:themeColor="text1"/>
                        </w:rPr>
                      </w:pPr>
                      <w:r>
                        <w:rPr>
                          <w:rFonts w:ascii="Times New Roman" w:hAnsi="Times New Roman" w:cs="Times New Roman"/>
                          <w:color w:val="000000" w:themeColor="text1"/>
                        </w:rPr>
                        <w:t>Display Current Point Cloud</w:t>
                      </w:r>
                      <w:r w:rsidRPr="007F00C2">
                        <w:rPr>
                          <w:rFonts w:ascii="Times New Roman" w:hAnsi="Times New Roman" w:cs="Times New Roman"/>
                          <w:color w:val="000000" w:themeColor="text1"/>
                        </w:rPr>
                        <w:t xml:space="preserve"> </w:t>
                      </w:r>
                    </w:p>
                    <w:p w:rsidR="00A16178" w:rsidRDefault="00A16178" w:rsidP="00A16178">
                      <w:pPr>
                        <w:jc w:val="center"/>
                      </w:pPr>
                      <w:r>
                        <w:rPr>
                          <w:color w:val="000000" w:themeColor="text1"/>
                        </w:rPr>
                        <w:t>“</w:t>
                      </w:r>
                      <w:proofErr w:type="spellStart"/>
                      <w:r w:rsidRPr="00A16178">
                        <w:rPr>
                          <w:color w:val="000000" w:themeColor="text1"/>
                        </w:rPr>
                        <w:t>SourcePTS</w:t>
                      </w:r>
                      <w:proofErr w:type="spellEnd"/>
                      <w:r w:rsidRPr="00A16178">
                        <w:rPr>
                          <w:color w:val="000000" w:themeColor="text1"/>
                        </w:rPr>
                        <w:t xml:space="preserve"> </w:t>
                      </w:r>
                      <w:r>
                        <w:rPr>
                          <w:color w:val="000000" w:themeColor="text1"/>
                        </w:rPr>
                        <w:t>()”</w:t>
                      </w:r>
                    </w:p>
                  </w:txbxContent>
                </v:textbox>
              </v:rect>
            </w:pict>
          </mc:Fallback>
        </mc:AlternateContent>
      </w:r>
      <w:r>
        <w:rPr>
          <w:noProof/>
          <w:lang w:eastAsia="en-US"/>
        </w:rPr>
        <mc:AlternateContent>
          <mc:Choice Requires="wps">
            <w:drawing>
              <wp:anchor distT="0" distB="0" distL="114300" distR="114300" simplePos="0" relativeHeight="251707392" behindDoc="0" locked="0" layoutInCell="1" allowOverlap="1" wp14:anchorId="3C83859F" wp14:editId="1CA9F503">
                <wp:simplePos x="0" y="0"/>
                <wp:positionH relativeFrom="column">
                  <wp:posOffset>57150</wp:posOffset>
                </wp:positionH>
                <wp:positionV relativeFrom="paragraph">
                  <wp:posOffset>186690</wp:posOffset>
                </wp:positionV>
                <wp:extent cx="1212850" cy="661035"/>
                <wp:effectExtent l="57150" t="38100" r="82550" b="100965"/>
                <wp:wrapNone/>
                <wp:docPr id="30" name="Rectangle 30"/>
                <wp:cNvGraphicFramePr/>
                <a:graphic xmlns:a="http://schemas.openxmlformats.org/drawingml/2006/main">
                  <a:graphicData uri="http://schemas.microsoft.com/office/word/2010/wordprocessingShape">
                    <wps:wsp>
                      <wps:cNvSpPr/>
                      <wps:spPr>
                        <a:xfrm>
                          <a:off x="0" y="0"/>
                          <a:ext cx="1212850"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0532C" w:rsidRPr="007F00C2" w:rsidRDefault="00E0532C" w:rsidP="00E0532C">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 xml:space="preserve">Initialize </w:t>
                            </w:r>
                            <w:r w:rsidR="007F00C2" w:rsidRPr="007F00C2">
                              <w:rPr>
                                <w:rFonts w:ascii="Times New Roman" w:hAnsi="Times New Roman" w:cs="Times New Roman"/>
                                <w:color w:val="000000" w:themeColor="text1"/>
                              </w:rPr>
                              <w:t>SLAM</w:t>
                            </w:r>
                          </w:p>
                          <w:p w:rsidR="007F00C2" w:rsidRDefault="007F00C2" w:rsidP="00E0532C">
                            <w:pPr>
                              <w:jc w:val="center"/>
                            </w:pPr>
                            <w:r>
                              <w:t>“</w:t>
                            </w:r>
                            <w:proofErr w:type="spellStart"/>
                            <w:proofErr w:type="gramStart"/>
                            <w:r w:rsidRPr="007F00C2">
                              <w:t>InitializeSLAM</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 o:spid="_x0000_s1042" style="position:absolute;left:0;text-align:left;margin-left:4.5pt;margin-top:14.7pt;width:95.5pt;height:52.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E0532C" w:rsidRPr="007F00C2" w:rsidRDefault="00E0532C" w:rsidP="00E0532C">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 xml:space="preserve">Initialize </w:t>
                      </w:r>
                      <w:r w:rsidR="007F00C2" w:rsidRPr="007F00C2">
                        <w:rPr>
                          <w:rFonts w:ascii="Times New Roman" w:hAnsi="Times New Roman" w:cs="Times New Roman"/>
                          <w:color w:val="000000" w:themeColor="text1"/>
                        </w:rPr>
                        <w:t>SLAM</w:t>
                      </w:r>
                    </w:p>
                    <w:p w:rsidR="007F00C2" w:rsidRDefault="007F00C2" w:rsidP="00E0532C">
                      <w:pPr>
                        <w:jc w:val="center"/>
                      </w:pPr>
                      <w:r>
                        <w:t>“</w:t>
                      </w:r>
                      <w:proofErr w:type="spellStart"/>
                      <w:proofErr w:type="gramStart"/>
                      <w:r w:rsidRPr="007F00C2">
                        <w:t>InitializeSLAM</w:t>
                      </w:r>
                      <w:proofErr w:type="spellEnd"/>
                      <w:r>
                        <w:t>(</w:t>
                      </w:r>
                      <w:proofErr w:type="gramEnd"/>
                      <w:r>
                        <w:t>)”</w:t>
                      </w:r>
                    </w:p>
                  </w:txbxContent>
                </v:textbox>
              </v:rect>
            </w:pict>
          </mc:Fallback>
        </mc:AlternateContent>
      </w:r>
    </w:p>
    <w:p w:rsidR="00E0532C" w:rsidRDefault="00A16178" w:rsidP="00CB76F2">
      <w:pPr>
        <w:pStyle w:val="ListParagraph"/>
        <w:keepNext/>
        <w:keepLines/>
      </w:pPr>
      <w:r>
        <w:rPr>
          <w:noProof/>
          <w:lang w:eastAsia="en-US"/>
        </w:rPr>
        <mc:AlternateContent>
          <mc:Choice Requires="wps">
            <w:drawing>
              <wp:anchor distT="0" distB="0" distL="114300" distR="114300" simplePos="0" relativeHeight="251734016" behindDoc="0" locked="0" layoutInCell="1" allowOverlap="1" wp14:anchorId="3F293C2C" wp14:editId="2BF633C9">
                <wp:simplePos x="0" y="0"/>
                <wp:positionH relativeFrom="column">
                  <wp:posOffset>4483100</wp:posOffset>
                </wp:positionH>
                <wp:positionV relativeFrom="paragraph">
                  <wp:posOffset>-2540</wp:posOffset>
                </wp:positionV>
                <wp:extent cx="977900" cy="661035"/>
                <wp:effectExtent l="57150" t="38100" r="69850" b="100965"/>
                <wp:wrapNone/>
                <wp:docPr id="309" name="Rectangle 309"/>
                <wp:cNvGraphicFramePr/>
                <a:graphic xmlns:a="http://schemas.openxmlformats.org/drawingml/2006/main">
                  <a:graphicData uri="http://schemas.microsoft.com/office/word/2010/wordprocessingShape">
                    <wps:wsp>
                      <wps:cNvSpPr/>
                      <wps:spPr>
                        <a:xfrm>
                          <a:off x="0" y="0"/>
                          <a:ext cx="977900"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F00C2" w:rsidRPr="007F00C2" w:rsidRDefault="007F00C2" w:rsidP="007F00C2">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S</w:t>
                            </w:r>
                            <w:r>
                              <w:rPr>
                                <w:rFonts w:ascii="Times New Roman" w:hAnsi="Times New Roman" w:cs="Times New Roman"/>
                                <w:color w:val="000000" w:themeColor="text1"/>
                              </w:rPr>
                              <w:t>top</w:t>
                            </w:r>
                            <w:r w:rsidRPr="007F00C2">
                              <w:rPr>
                                <w:rFonts w:ascii="Times New Roman" w:hAnsi="Times New Roman" w:cs="Times New Roman"/>
                                <w:color w:val="000000" w:themeColor="text1"/>
                              </w:rPr>
                              <w:t xml:space="preserve"> SLAM </w:t>
                            </w:r>
                          </w:p>
                          <w:p w:rsidR="007F00C2" w:rsidRDefault="007F00C2" w:rsidP="007F00C2">
                            <w:pPr>
                              <w:jc w:val="center"/>
                            </w:pPr>
                            <w:r>
                              <w:rPr>
                                <w:color w:val="000000" w:themeColor="text1"/>
                              </w:rPr>
                              <w:t>“</w:t>
                            </w:r>
                            <w:proofErr w:type="spellStart"/>
                            <w:proofErr w:type="gramStart"/>
                            <w:r w:rsidRPr="007F00C2">
                              <w:rPr>
                                <w:color w:val="000000" w:themeColor="text1"/>
                              </w:rPr>
                              <w:t>S</w:t>
                            </w:r>
                            <w:r>
                              <w:rPr>
                                <w:color w:val="000000" w:themeColor="text1"/>
                              </w:rPr>
                              <w:t>top</w:t>
                            </w:r>
                            <w:r w:rsidRPr="007F00C2">
                              <w:rPr>
                                <w:color w:val="000000" w:themeColor="text1"/>
                              </w:rPr>
                              <w:t>SLAM</w:t>
                            </w:r>
                            <w:proofErr w:type="spellEnd"/>
                            <w:r>
                              <w:rPr>
                                <w:color w:val="000000" w:themeColor="text1"/>
                              </w:rPr>
                              <w:t>(</w:t>
                            </w:r>
                            <w:proofErr w:type="gram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9" o:spid="_x0000_s1043" style="position:absolute;left:0;text-align:left;margin-left:353pt;margin-top:-.2pt;width:77pt;height:52.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7F00C2" w:rsidRPr="007F00C2" w:rsidRDefault="007F00C2" w:rsidP="007F00C2">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S</w:t>
                      </w:r>
                      <w:r>
                        <w:rPr>
                          <w:rFonts w:ascii="Times New Roman" w:hAnsi="Times New Roman" w:cs="Times New Roman"/>
                          <w:color w:val="000000" w:themeColor="text1"/>
                        </w:rPr>
                        <w:t>top</w:t>
                      </w:r>
                      <w:r w:rsidRPr="007F00C2">
                        <w:rPr>
                          <w:rFonts w:ascii="Times New Roman" w:hAnsi="Times New Roman" w:cs="Times New Roman"/>
                          <w:color w:val="000000" w:themeColor="text1"/>
                        </w:rPr>
                        <w:t xml:space="preserve"> SLAM </w:t>
                      </w:r>
                    </w:p>
                    <w:p w:rsidR="007F00C2" w:rsidRDefault="007F00C2" w:rsidP="007F00C2">
                      <w:pPr>
                        <w:jc w:val="center"/>
                      </w:pPr>
                      <w:r>
                        <w:rPr>
                          <w:color w:val="000000" w:themeColor="text1"/>
                        </w:rPr>
                        <w:t>“</w:t>
                      </w:r>
                      <w:proofErr w:type="spellStart"/>
                      <w:proofErr w:type="gramStart"/>
                      <w:r w:rsidRPr="007F00C2">
                        <w:rPr>
                          <w:color w:val="000000" w:themeColor="text1"/>
                        </w:rPr>
                        <w:t>S</w:t>
                      </w:r>
                      <w:r>
                        <w:rPr>
                          <w:color w:val="000000" w:themeColor="text1"/>
                        </w:rPr>
                        <w:t>top</w:t>
                      </w:r>
                      <w:r w:rsidRPr="007F00C2">
                        <w:rPr>
                          <w:color w:val="000000" w:themeColor="text1"/>
                        </w:rPr>
                        <w:t>SLAM</w:t>
                      </w:r>
                      <w:proofErr w:type="spellEnd"/>
                      <w:r>
                        <w:rPr>
                          <w:color w:val="000000" w:themeColor="text1"/>
                        </w:rPr>
                        <w:t>(</w:t>
                      </w:r>
                      <w:proofErr w:type="gramEnd"/>
                      <w:r>
                        <w:rPr>
                          <w:color w:val="000000" w:themeColor="text1"/>
                        </w:rPr>
                        <w:t>)”</w:t>
                      </w:r>
                    </w:p>
                  </w:txbxContent>
                </v:textbox>
              </v:rect>
            </w:pict>
          </mc:Fallback>
        </mc:AlternateContent>
      </w:r>
      <w:r>
        <w:rPr>
          <w:noProof/>
          <w:lang w:eastAsia="en-US"/>
        </w:rPr>
        <mc:AlternateContent>
          <mc:Choice Requires="wps">
            <w:drawing>
              <wp:anchor distT="0" distB="0" distL="114300" distR="114300" simplePos="0" relativeHeight="251729920" behindDoc="0" locked="0" layoutInCell="1" allowOverlap="1" wp14:anchorId="1F2D6AA8" wp14:editId="2C617132">
                <wp:simplePos x="0" y="0"/>
                <wp:positionH relativeFrom="column">
                  <wp:posOffset>1530985</wp:posOffset>
                </wp:positionH>
                <wp:positionV relativeFrom="paragraph">
                  <wp:posOffset>-4445</wp:posOffset>
                </wp:positionV>
                <wp:extent cx="1125220" cy="661035"/>
                <wp:effectExtent l="57150" t="38100" r="74930" b="100965"/>
                <wp:wrapNone/>
                <wp:docPr id="306" name="Rectangle 306"/>
                <wp:cNvGraphicFramePr/>
                <a:graphic xmlns:a="http://schemas.openxmlformats.org/drawingml/2006/main">
                  <a:graphicData uri="http://schemas.microsoft.com/office/word/2010/wordprocessingShape">
                    <wps:wsp>
                      <wps:cNvSpPr/>
                      <wps:spPr>
                        <a:xfrm>
                          <a:off x="0" y="0"/>
                          <a:ext cx="1125220" cy="6610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3487C" w:rsidRPr="007F00C2" w:rsidRDefault="0073487C" w:rsidP="0073487C">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 xml:space="preserve">Start SLAM </w:t>
                            </w:r>
                          </w:p>
                          <w:p w:rsidR="007F00C2" w:rsidRDefault="007F00C2" w:rsidP="0073487C">
                            <w:pPr>
                              <w:jc w:val="center"/>
                            </w:pPr>
                            <w:r>
                              <w:rPr>
                                <w:color w:val="000000" w:themeColor="text1"/>
                              </w:rPr>
                              <w:t>“</w:t>
                            </w:r>
                            <w:proofErr w:type="spellStart"/>
                            <w:proofErr w:type="gramStart"/>
                            <w:r w:rsidRPr="007F00C2">
                              <w:rPr>
                                <w:color w:val="000000" w:themeColor="text1"/>
                              </w:rPr>
                              <w:t>StartSLAM</w:t>
                            </w:r>
                            <w:proofErr w:type="spellEnd"/>
                            <w:r>
                              <w:rPr>
                                <w:color w:val="000000" w:themeColor="text1"/>
                              </w:rPr>
                              <w:t>(</w:t>
                            </w:r>
                            <w:proofErr w:type="gram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6" o:spid="_x0000_s1044" style="position:absolute;left:0;text-align:left;margin-left:120.55pt;margin-top:-.35pt;width:88.6pt;height:52.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rsidR="0073487C" w:rsidRPr="007F00C2" w:rsidRDefault="0073487C" w:rsidP="0073487C">
                      <w:pPr>
                        <w:jc w:val="center"/>
                        <w:rPr>
                          <w:rFonts w:ascii="Times New Roman" w:hAnsi="Times New Roman" w:cs="Times New Roman"/>
                          <w:color w:val="000000" w:themeColor="text1"/>
                        </w:rPr>
                      </w:pPr>
                      <w:r w:rsidRPr="007F00C2">
                        <w:rPr>
                          <w:rFonts w:ascii="Times New Roman" w:hAnsi="Times New Roman" w:cs="Times New Roman"/>
                          <w:color w:val="000000" w:themeColor="text1"/>
                        </w:rPr>
                        <w:t xml:space="preserve">Start SLAM </w:t>
                      </w:r>
                    </w:p>
                    <w:p w:rsidR="007F00C2" w:rsidRDefault="007F00C2" w:rsidP="0073487C">
                      <w:pPr>
                        <w:jc w:val="center"/>
                      </w:pPr>
                      <w:r>
                        <w:rPr>
                          <w:color w:val="000000" w:themeColor="text1"/>
                        </w:rPr>
                        <w:t>“</w:t>
                      </w:r>
                      <w:proofErr w:type="spellStart"/>
                      <w:proofErr w:type="gramStart"/>
                      <w:r w:rsidRPr="007F00C2">
                        <w:rPr>
                          <w:color w:val="000000" w:themeColor="text1"/>
                        </w:rPr>
                        <w:t>StartSLAM</w:t>
                      </w:r>
                      <w:proofErr w:type="spellEnd"/>
                      <w:r>
                        <w:rPr>
                          <w:color w:val="000000" w:themeColor="text1"/>
                        </w:rPr>
                        <w:t>(</w:t>
                      </w:r>
                      <w:proofErr w:type="gramEnd"/>
                      <w:r>
                        <w:rPr>
                          <w:color w:val="000000" w:themeColor="text1"/>
                        </w:rPr>
                        <w:t>)”</w:t>
                      </w:r>
                    </w:p>
                  </w:txbxContent>
                </v:textbox>
              </v:rect>
            </w:pict>
          </mc:Fallback>
        </mc:AlternateContent>
      </w:r>
    </w:p>
    <w:p w:rsidR="00E0532C" w:rsidRDefault="00FD2977" w:rsidP="00CB76F2">
      <w:pPr>
        <w:pStyle w:val="ListParagraph"/>
        <w:keepNext/>
        <w:keepLines/>
      </w:pPr>
      <w:r>
        <w:rPr>
          <w:noProof/>
          <w:lang w:eastAsia="en-US"/>
        </w:rPr>
        <mc:AlternateContent>
          <mc:Choice Requires="wps">
            <w:drawing>
              <wp:anchor distT="0" distB="0" distL="114300" distR="114300" simplePos="0" relativeHeight="251749376" behindDoc="0" locked="0" layoutInCell="1" allowOverlap="1" wp14:anchorId="31404D8D" wp14:editId="0AEBF185">
                <wp:simplePos x="0" y="0"/>
                <wp:positionH relativeFrom="column">
                  <wp:posOffset>1371600</wp:posOffset>
                </wp:positionH>
                <wp:positionV relativeFrom="paragraph">
                  <wp:posOffset>144780</wp:posOffset>
                </wp:positionV>
                <wp:extent cx="0" cy="1466850"/>
                <wp:effectExtent l="95250" t="38100" r="57150" b="19050"/>
                <wp:wrapNone/>
                <wp:docPr id="322" name="Straight Arrow Connector 322"/>
                <wp:cNvGraphicFramePr/>
                <a:graphic xmlns:a="http://schemas.openxmlformats.org/drawingml/2006/main">
                  <a:graphicData uri="http://schemas.microsoft.com/office/word/2010/wordprocessingShape">
                    <wps:wsp>
                      <wps:cNvCnPr/>
                      <wps:spPr>
                        <a:xfrm flipV="1">
                          <a:off x="0" y="0"/>
                          <a:ext cx="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2" o:spid="_x0000_s1026" type="#_x0000_t32" style="position:absolute;margin-left:108pt;margin-top:11.4pt;width:0;height:115.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" strokecolor="#4579b8 [3044]">
                <v:stroke endarrow="open"/>
              </v:shape>
            </w:pict>
          </mc:Fallback>
        </mc:AlternateContent>
      </w:r>
      <w:r>
        <w:rPr>
          <w:noProof/>
          <w:lang w:eastAsia="en-US"/>
        </w:rPr>
        <mc:AlternateContent>
          <mc:Choice Requires="wps">
            <w:drawing>
              <wp:anchor distT="0" distB="0" distL="114300" distR="114300" simplePos="0" relativeHeight="251747328" behindDoc="0" locked="0" layoutInCell="1" allowOverlap="1" wp14:anchorId="189D1FE2" wp14:editId="5EDCED27">
                <wp:simplePos x="0" y="0"/>
                <wp:positionH relativeFrom="column">
                  <wp:posOffset>4311650</wp:posOffset>
                </wp:positionH>
                <wp:positionV relativeFrom="paragraph">
                  <wp:posOffset>132080</wp:posOffset>
                </wp:positionV>
                <wp:extent cx="0" cy="1479550"/>
                <wp:effectExtent l="0" t="0" r="19050" b="25400"/>
                <wp:wrapNone/>
                <wp:docPr id="319" name="Straight Connector 319"/>
                <wp:cNvGraphicFramePr/>
                <a:graphic xmlns:a="http://schemas.openxmlformats.org/drawingml/2006/main">
                  <a:graphicData uri="http://schemas.microsoft.com/office/word/2010/wordprocessingShape">
                    <wps:wsp>
                      <wps:cNvCnPr/>
                      <wps:spPr>
                        <a:xfrm>
                          <a:off x="0" y="0"/>
                          <a:ext cx="0" cy="147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5pt,10.4pt" to="339.5pt,1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" strokecolor="#4579b8 [3044]"/>
            </w:pict>
          </mc:Fallback>
        </mc:AlternateContent>
      </w:r>
      <w:r w:rsidR="00A16178">
        <w:rPr>
          <w:noProof/>
          <w:lang w:eastAsia="en-US"/>
        </w:rPr>
        <mc:AlternateContent>
          <mc:Choice Requires="wps">
            <w:drawing>
              <wp:anchor distT="0" distB="0" distL="114300" distR="114300" simplePos="0" relativeHeight="251746304" behindDoc="0" locked="0" layoutInCell="1" allowOverlap="1" wp14:anchorId="5C82D904" wp14:editId="22CC6537">
                <wp:simplePos x="0" y="0"/>
                <wp:positionH relativeFrom="column">
                  <wp:posOffset>4184650</wp:posOffset>
                </wp:positionH>
                <wp:positionV relativeFrom="paragraph">
                  <wp:posOffset>132080</wp:posOffset>
                </wp:positionV>
                <wp:extent cx="298450" cy="0"/>
                <wp:effectExtent l="0" t="76200" r="25400" b="114300"/>
                <wp:wrapNone/>
                <wp:docPr id="315" name="Straight Arrow Connector 315"/>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5" o:spid="_x0000_s1026" type="#_x0000_t32" style="position:absolute;margin-left:329.5pt;margin-top:10.4pt;width:23.5pt;height:0;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" strokecolor="#4579b8 [3044]">
                <v:stroke endarrow="open"/>
              </v:shape>
            </w:pict>
          </mc:Fallback>
        </mc:AlternateContent>
      </w:r>
      <w:r w:rsidR="00A16178">
        <w:rPr>
          <w:noProof/>
          <w:lang w:eastAsia="en-US"/>
        </w:rPr>
        <mc:AlternateContent>
          <mc:Choice Requires="wps">
            <w:drawing>
              <wp:anchor distT="0" distB="0" distL="114300" distR="114300" simplePos="0" relativeHeight="251744256" behindDoc="0" locked="0" layoutInCell="1" allowOverlap="1" wp14:anchorId="1653C500" wp14:editId="26B9588F">
                <wp:simplePos x="0" y="0"/>
                <wp:positionH relativeFrom="column">
                  <wp:posOffset>2654300</wp:posOffset>
                </wp:positionH>
                <wp:positionV relativeFrom="paragraph">
                  <wp:posOffset>144780</wp:posOffset>
                </wp:positionV>
                <wp:extent cx="406400" cy="933450"/>
                <wp:effectExtent l="0" t="0" r="88900" b="57150"/>
                <wp:wrapNone/>
                <wp:docPr id="314" name="Straight Arrow Connector 314"/>
                <wp:cNvGraphicFramePr/>
                <a:graphic xmlns:a="http://schemas.openxmlformats.org/drawingml/2006/main">
                  <a:graphicData uri="http://schemas.microsoft.com/office/word/2010/wordprocessingShape">
                    <wps:wsp>
                      <wps:cNvCnPr/>
                      <wps:spPr>
                        <a:xfrm>
                          <a:off x="0" y="0"/>
                          <a:ext cx="406400" cy="933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09pt;margin-top:11.4pt;width:32pt;height:7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" strokecolor="#4579b8 [3044]">
                <v:stroke endarrow="open"/>
              </v:shape>
            </w:pict>
          </mc:Fallback>
        </mc:AlternateContent>
      </w:r>
      <w:r w:rsidR="00A16178">
        <w:rPr>
          <w:noProof/>
          <w:lang w:eastAsia="en-US"/>
        </w:rPr>
        <mc:AlternateContent>
          <mc:Choice Requires="wps">
            <w:drawing>
              <wp:anchor distT="0" distB="0" distL="114300" distR="114300" simplePos="0" relativeHeight="251742208" behindDoc="0" locked="0" layoutInCell="1" allowOverlap="1" wp14:anchorId="2F872B56" wp14:editId="6F963D5C">
                <wp:simplePos x="0" y="0"/>
                <wp:positionH relativeFrom="column">
                  <wp:posOffset>2654300</wp:posOffset>
                </wp:positionH>
                <wp:positionV relativeFrom="paragraph">
                  <wp:posOffset>144780</wp:posOffset>
                </wp:positionV>
                <wp:extent cx="406400" cy="0"/>
                <wp:effectExtent l="0" t="76200" r="12700" b="114300"/>
                <wp:wrapNone/>
                <wp:docPr id="313" name="Straight Arrow Connector 313"/>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3" o:spid="_x0000_s1026" type="#_x0000_t32" style="position:absolute;margin-left:209pt;margin-top:11.4pt;width:32pt;height: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" strokecolor="#4579b8 [3044]">
                <v:stroke endarrow="open"/>
              </v:shape>
            </w:pict>
          </mc:Fallback>
        </mc:AlternateContent>
      </w:r>
      <w:r w:rsidR="00A16178">
        <w:rPr>
          <w:noProof/>
          <w:lang w:eastAsia="en-US"/>
        </w:rPr>
        <mc:AlternateContent>
          <mc:Choice Requires="wps">
            <w:drawing>
              <wp:anchor distT="0" distB="0" distL="114300" distR="114300" simplePos="0" relativeHeight="251719680" behindDoc="0" locked="0" layoutInCell="1" allowOverlap="1" wp14:anchorId="71BCD852" wp14:editId="74C3C330">
                <wp:simplePos x="0" y="0"/>
                <wp:positionH relativeFrom="column">
                  <wp:posOffset>1263650</wp:posOffset>
                </wp:positionH>
                <wp:positionV relativeFrom="paragraph">
                  <wp:posOffset>138430</wp:posOffset>
                </wp:positionV>
                <wp:extent cx="266700" cy="0"/>
                <wp:effectExtent l="0" t="76200" r="19050" b="114300"/>
                <wp:wrapNone/>
                <wp:docPr id="31" name="Straight Arrow Connector 31"/>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1" o:spid="_x0000_s1026" type="#_x0000_t32" style="position:absolute;margin-left:99.5pt;margin-top:10.9pt;width:21pt;height:0;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UBk0QEAAP4DAAAOAAAAZHJzL2Uyb0RvYy54bWysU9uO0zAQfUfiHyy/06RFKi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" strokecolor="#4579b8 [3044]">
                <v:stroke endarrow="open"/>
              </v:shape>
            </w:pict>
          </mc:Fallback>
        </mc:AlternateContent>
      </w:r>
    </w:p>
    <w:p w:rsidR="00E0532C" w:rsidRDefault="00E0532C" w:rsidP="00CB76F2">
      <w:pPr>
        <w:pStyle w:val="ListParagraph"/>
        <w:keepNext/>
        <w:keepLines/>
      </w:pPr>
    </w:p>
    <w:p w:rsidR="00E0532C" w:rsidRDefault="00E0532C" w:rsidP="00CB76F2">
      <w:pPr>
        <w:pStyle w:val="ListParagraph"/>
        <w:keepNext/>
        <w:keepLines/>
      </w:pPr>
    </w:p>
    <w:p w:rsidR="00E0532C" w:rsidRDefault="00A16178" w:rsidP="00CB76F2">
      <w:pPr>
        <w:pStyle w:val="ListParagraph"/>
        <w:keepNext/>
        <w:keepLines/>
      </w:pPr>
      <w:r>
        <w:rPr>
          <w:noProof/>
          <w:lang w:eastAsia="en-US"/>
        </w:rPr>
        <mc:AlternateContent>
          <mc:Choice Requires="wps">
            <w:drawing>
              <wp:anchor distT="0" distB="0" distL="114300" distR="114300" simplePos="0" relativeHeight="251731968" behindDoc="0" locked="0" layoutInCell="1" allowOverlap="1" wp14:anchorId="1523FCF4" wp14:editId="20ABE181">
                <wp:simplePos x="0" y="0"/>
                <wp:positionH relativeFrom="column">
                  <wp:posOffset>3060700</wp:posOffset>
                </wp:positionH>
                <wp:positionV relativeFrom="paragraph">
                  <wp:posOffset>39370</wp:posOffset>
                </wp:positionV>
                <wp:extent cx="1125220" cy="806450"/>
                <wp:effectExtent l="57150" t="38100" r="74930" b="88900"/>
                <wp:wrapNone/>
                <wp:docPr id="308" name="Rectangle 308"/>
                <wp:cNvGraphicFramePr/>
                <a:graphic xmlns:a="http://schemas.openxmlformats.org/drawingml/2006/main">
                  <a:graphicData uri="http://schemas.microsoft.com/office/word/2010/wordprocessingShape">
                    <wps:wsp>
                      <wps:cNvSpPr/>
                      <wps:spPr>
                        <a:xfrm>
                          <a:off x="0" y="0"/>
                          <a:ext cx="1125220" cy="8064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F00C2" w:rsidRPr="007F00C2" w:rsidRDefault="007F00C2" w:rsidP="007F00C2">
                            <w:pPr>
                              <w:jc w:val="center"/>
                              <w:rPr>
                                <w:rFonts w:ascii="Times New Roman" w:hAnsi="Times New Roman" w:cs="Times New Roman"/>
                                <w:color w:val="000000" w:themeColor="text1"/>
                              </w:rPr>
                            </w:pPr>
                            <w:r>
                              <w:rPr>
                                <w:rFonts w:ascii="Times New Roman" w:hAnsi="Times New Roman" w:cs="Times New Roman"/>
                                <w:color w:val="000000" w:themeColor="text1"/>
                              </w:rPr>
                              <w:t>Get Camera Position</w:t>
                            </w:r>
                            <w:r w:rsidRPr="007F00C2">
                              <w:rPr>
                                <w:rFonts w:ascii="Times New Roman" w:hAnsi="Times New Roman" w:cs="Times New Roman"/>
                                <w:color w:val="000000" w:themeColor="text1"/>
                              </w:rPr>
                              <w:t xml:space="preserve"> </w:t>
                            </w:r>
                          </w:p>
                          <w:p w:rsidR="007F00C2" w:rsidRDefault="007F00C2" w:rsidP="007F00C2">
                            <w:pPr>
                              <w:jc w:val="center"/>
                            </w:pPr>
                            <w:r>
                              <w:rPr>
                                <w:color w:val="000000" w:themeColor="text1"/>
                              </w:rPr>
                              <w:t>“</w:t>
                            </w:r>
                            <w:proofErr w:type="spellStart"/>
                            <w:proofErr w:type="gramStart"/>
                            <w:r>
                              <w:rPr>
                                <w:color w:val="000000" w:themeColor="text1"/>
                              </w:rPr>
                              <w:t>CamPos</w:t>
                            </w:r>
                            <w:proofErr w:type="spellEnd"/>
                            <w:r>
                              <w:rPr>
                                <w:color w:val="000000" w:themeColor="text1"/>
                              </w:rPr>
                              <w:t>(</w:t>
                            </w:r>
                            <w:proofErr w:type="gram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45" style="position:absolute;left:0;text-align:left;margin-left:241pt;margin-top:3.1pt;width:88.6pt;height:6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7F00C2" w:rsidRPr="007F00C2" w:rsidRDefault="007F00C2" w:rsidP="007F00C2">
                      <w:pPr>
                        <w:jc w:val="center"/>
                        <w:rPr>
                          <w:rFonts w:ascii="Times New Roman" w:hAnsi="Times New Roman" w:cs="Times New Roman"/>
                          <w:color w:val="000000" w:themeColor="text1"/>
                        </w:rPr>
                      </w:pPr>
                      <w:r>
                        <w:rPr>
                          <w:rFonts w:ascii="Times New Roman" w:hAnsi="Times New Roman" w:cs="Times New Roman"/>
                          <w:color w:val="000000" w:themeColor="text1"/>
                        </w:rPr>
                        <w:t>Get Camera Position</w:t>
                      </w:r>
                      <w:r w:rsidRPr="007F00C2">
                        <w:rPr>
                          <w:rFonts w:ascii="Times New Roman" w:hAnsi="Times New Roman" w:cs="Times New Roman"/>
                          <w:color w:val="000000" w:themeColor="text1"/>
                        </w:rPr>
                        <w:t xml:space="preserve"> </w:t>
                      </w:r>
                    </w:p>
                    <w:p w:rsidR="007F00C2" w:rsidRDefault="007F00C2" w:rsidP="007F00C2">
                      <w:pPr>
                        <w:jc w:val="center"/>
                      </w:pPr>
                      <w:r>
                        <w:rPr>
                          <w:color w:val="000000" w:themeColor="text1"/>
                        </w:rPr>
                        <w:t>“</w:t>
                      </w:r>
                      <w:proofErr w:type="spellStart"/>
                      <w:proofErr w:type="gramStart"/>
                      <w:r>
                        <w:rPr>
                          <w:color w:val="000000" w:themeColor="text1"/>
                        </w:rPr>
                        <w:t>CamPos</w:t>
                      </w:r>
                      <w:proofErr w:type="spellEnd"/>
                      <w:r>
                        <w:rPr>
                          <w:color w:val="000000" w:themeColor="text1"/>
                        </w:rPr>
                        <w:t>(</w:t>
                      </w:r>
                      <w:proofErr w:type="gramEnd"/>
                      <w:r>
                        <w:rPr>
                          <w:color w:val="000000" w:themeColor="text1"/>
                        </w:rPr>
                        <w:t>)”</w:t>
                      </w:r>
                    </w:p>
                  </w:txbxContent>
                </v:textbox>
              </v:rect>
            </w:pict>
          </mc:Fallback>
        </mc:AlternateContent>
      </w:r>
    </w:p>
    <w:p w:rsidR="00E0532C" w:rsidRDefault="00E0532C" w:rsidP="00CB76F2">
      <w:pPr>
        <w:pStyle w:val="ListParagraph"/>
        <w:keepNext/>
        <w:keepLines/>
      </w:pPr>
    </w:p>
    <w:p w:rsidR="00E0532C" w:rsidRDefault="00FD2977" w:rsidP="00CB76F2">
      <w:pPr>
        <w:keepNext/>
        <w:keepLines/>
      </w:pPr>
      <w:r w:rsidRPr="00FD2977">
        <w:rPr>
          <w:b/>
          <w:noProof/>
          <w:sz w:val="32"/>
          <w:szCs w:val="32"/>
          <w:lang w:eastAsia="en-US"/>
        </w:rPr>
        <mc:AlternateContent>
          <mc:Choice Requires="wps">
            <w:drawing>
              <wp:anchor distT="0" distB="0" distL="114300" distR="114300" simplePos="0" relativeHeight="251751424" behindDoc="0" locked="0" layoutInCell="1" allowOverlap="1" wp14:anchorId="7CF6C290" wp14:editId="21931111">
                <wp:simplePos x="0" y="0"/>
                <wp:positionH relativeFrom="column">
                  <wp:posOffset>2479675</wp:posOffset>
                </wp:positionH>
                <wp:positionV relativeFrom="paragraph">
                  <wp:posOffset>231140</wp:posOffset>
                </wp:positionV>
                <wp:extent cx="577850" cy="266065"/>
                <wp:effectExtent l="0" t="0" r="0" b="635"/>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266065"/>
                        </a:xfrm>
                        <a:prstGeom prst="rect">
                          <a:avLst/>
                        </a:prstGeom>
                        <a:noFill/>
                        <a:ln w="9525">
                          <a:noFill/>
                          <a:miter lim="800000"/>
                          <a:headEnd/>
                          <a:tailEnd/>
                        </a:ln>
                      </wps:spPr>
                      <wps:txbx>
                        <w:txbxContent>
                          <w:p w:rsidR="00FD2977" w:rsidRPr="00FD2977" w:rsidRDefault="00FD2977">
                            <w:pPr>
                              <w:rPr>
                                <w:b/>
                                <w:color w:val="F79646" w:themeColor="accent6"/>
                              </w:rPr>
                            </w:pPr>
                            <w:r w:rsidRPr="00FD2977">
                              <w:rPr>
                                <w:b/>
                                <w:color w:val="F79646" w:themeColor="accent6"/>
                              </w:rPr>
                              <w:t>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95.25pt;margin-top:18.2pt;width:45.5pt;height:20.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" filled="f" stroked="f">
                <v:textbox>
                  <w:txbxContent>
                    <w:p w:rsidR="00FD2977" w:rsidRPr="00FD2977" w:rsidRDefault="00FD2977">
                      <w:pPr>
                        <w:rPr>
                          <w:b/>
                          <w:color w:val="F79646" w:themeColor="accent6"/>
                        </w:rPr>
                      </w:pPr>
                      <w:r w:rsidRPr="00FD2977">
                        <w:rPr>
                          <w:b/>
                          <w:color w:val="F79646" w:themeColor="accent6"/>
                        </w:rPr>
                        <w:t>LOOP</w:t>
                      </w:r>
                    </w:p>
                  </w:txbxContent>
                </v:textbox>
              </v:shape>
            </w:pict>
          </mc:Fallback>
        </mc:AlternateContent>
      </w:r>
    </w:p>
    <w:p w:rsidR="00D97F6A" w:rsidRDefault="00FD2977" w:rsidP="00CB76F2">
      <w:pPr>
        <w:keepNext/>
        <w:keepLines/>
        <w:rPr>
          <w:color w:val="FF0000"/>
        </w:rPr>
      </w:pPr>
      <w:r>
        <w:rPr>
          <w:noProof/>
          <w:lang w:eastAsia="en-US"/>
        </w:rPr>
        <mc:AlternateContent>
          <mc:Choice Requires="wps">
            <w:drawing>
              <wp:anchor distT="0" distB="0" distL="114300" distR="114300" simplePos="0" relativeHeight="251748352" behindDoc="0" locked="0" layoutInCell="1" allowOverlap="1" wp14:anchorId="22026B4E" wp14:editId="51DB56AB">
                <wp:simplePos x="0" y="0"/>
                <wp:positionH relativeFrom="column">
                  <wp:posOffset>1371600</wp:posOffset>
                </wp:positionH>
                <wp:positionV relativeFrom="paragraph">
                  <wp:posOffset>180975</wp:posOffset>
                </wp:positionV>
                <wp:extent cx="2940050" cy="0"/>
                <wp:effectExtent l="0" t="0" r="12700" b="19050"/>
                <wp:wrapNone/>
                <wp:docPr id="320" name="Straight Connector 320"/>
                <wp:cNvGraphicFramePr/>
                <a:graphic xmlns:a="http://schemas.openxmlformats.org/drawingml/2006/main">
                  <a:graphicData uri="http://schemas.microsoft.com/office/word/2010/wordprocessingShape">
                    <wps:wsp>
                      <wps:cNvCnPr/>
                      <wps:spPr>
                        <a:xfrm flipH="1">
                          <a:off x="0" y="0"/>
                          <a:ext cx="294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20" o:spid="_x0000_s1026" style="position:absolute;flip:x;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4.25pt" to="339.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" strokecolor="#4579b8 [3044]"/>
            </w:pict>
          </mc:Fallback>
        </mc:AlternateContent>
      </w:r>
    </w:p>
    <w:p w:rsidR="007F00C2" w:rsidRPr="00D97F6A" w:rsidRDefault="00E62E9A" w:rsidP="00CB76F2">
      <w:pPr>
        <w:keepNext/>
        <w:keepLines/>
        <w:rPr>
          <w:color w:val="FF0000"/>
        </w:rPr>
      </w:pPr>
      <w:r>
        <w:t xml:space="preserve">Note: The names within quotes are the functions </w:t>
      </w:r>
      <w:r w:rsidR="00076B37">
        <w:t>within the Starry Night</w:t>
      </w:r>
      <w:r>
        <w:t xml:space="preserve"> plugin </w:t>
      </w:r>
      <w:r w:rsidR="00076B37">
        <w:t>which</w:t>
      </w:r>
      <w:r>
        <w:t xml:space="preserve"> can use</w:t>
      </w:r>
      <w:r w:rsidR="00076B37">
        <w:t>d</w:t>
      </w:r>
      <w:r>
        <w:t xml:space="preserve"> for any applications.</w:t>
      </w:r>
    </w:p>
    <w:p w:rsidR="00CB24F9" w:rsidRDefault="00D97F6A" w:rsidP="00CB76F2">
      <w:pPr>
        <w:pStyle w:val="ListParagraph"/>
        <w:numPr>
          <w:ilvl w:val="1"/>
          <w:numId w:val="1"/>
        </w:numPr>
        <w:spacing w:after="0"/>
      </w:pPr>
      <w:r>
        <w:t>Function Calls</w:t>
      </w:r>
    </w:p>
    <w:p w:rsidR="00D13FBE" w:rsidRDefault="00D76B22" w:rsidP="00BA039B">
      <w:pPr>
        <w:spacing w:after="0"/>
        <w:ind w:left="1440"/>
      </w:pPr>
      <w:r>
        <w:t>The Starry N</w:t>
      </w:r>
      <w:r w:rsidR="00076B37">
        <w:t xml:space="preserve">ight </w:t>
      </w:r>
      <w:r w:rsidR="00D13FBE">
        <w:t>plugin is specific</w:t>
      </w:r>
      <w:r w:rsidR="00076B37">
        <w:t>ally designed for the development of Android based applications using the</w:t>
      </w:r>
      <w:r w:rsidR="00D13FBE">
        <w:t xml:space="preserve"> Unity3D </w:t>
      </w:r>
      <w:r w:rsidR="00076B37">
        <w:t>development</w:t>
      </w:r>
      <w:r>
        <w:t xml:space="preserve"> platform</w:t>
      </w:r>
      <w:r w:rsidR="00D13FBE">
        <w:t xml:space="preserve">. Before </w:t>
      </w:r>
      <w:r w:rsidR="00076B37">
        <w:t xml:space="preserve">a </w:t>
      </w:r>
      <w:r w:rsidR="00D13FBE">
        <w:t>user</w:t>
      </w:r>
      <w:r w:rsidR="00076B37">
        <w:t>’</w:t>
      </w:r>
      <w:r w:rsidR="00D13FBE">
        <w:t xml:space="preserve">s </w:t>
      </w:r>
      <w:r w:rsidR="00076B37">
        <w:t xml:space="preserve">application </w:t>
      </w:r>
      <w:r w:rsidR="00D13FBE">
        <w:t>call</w:t>
      </w:r>
      <w:r w:rsidR="00076B37">
        <w:t>s</w:t>
      </w:r>
      <w:r w:rsidR="00D13FBE">
        <w:t xml:space="preserve"> </w:t>
      </w:r>
      <w:r w:rsidR="00076B37">
        <w:t xml:space="preserve">the Starry Night </w:t>
      </w:r>
      <w:r w:rsidR="00D13FBE">
        <w:t xml:space="preserve">plugin, </w:t>
      </w:r>
      <w:r w:rsidR="00463455">
        <w:t xml:space="preserve">make sure </w:t>
      </w:r>
      <w:r w:rsidR="0001743C">
        <w:t>the generic instance</w:t>
      </w:r>
      <w:r w:rsidR="00463455">
        <w:t>s</w:t>
      </w:r>
      <w:r w:rsidR="0001743C">
        <w:t xml:space="preserve"> of </w:t>
      </w:r>
      <w:proofErr w:type="spellStart"/>
      <w:r w:rsidR="0001743C">
        <w:t>java.lang.Class</w:t>
      </w:r>
      <w:proofErr w:type="spellEnd"/>
      <w:r w:rsidR="0001743C">
        <w:t xml:space="preserve"> and </w:t>
      </w:r>
      <w:proofErr w:type="spellStart"/>
      <w:r w:rsidR="0001743C">
        <w:t>java.lang.Object</w:t>
      </w:r>
      <w:proofErr w:type="spellEnd"/>
      <w:r w:rsidR="0001743C">
        <w:t xml:space="preserve"> </w:t>
      </w:r>
      <w:r w:rsidR="00463455">
        <w:t xml:space="preserve">are defined as the </w:t>
      </w:r>
      <w:r w:rsidR="0001743C">
        <w:t xml:space="preserve">interface to </w:t>
      </w:r>
      <w:r w:rsidR="00076B37">
        <w:t xml:space="preserve">the </w:t>
      </w:r>
      <w:r w:rsidR="0001743C">
        <w:t>plugin.</w:t>
      </w:r>
    </w:p>
    <w:p w:rsidR="00E61872" w:rsidRDefault="00E61872" w:rsidP="0087714A">
      <w:pPr>
        <w:pStyle w:val="ListParagraph"/>
        <w:ind w:left="2160"/>
      </w:pPr>
      <w:proofErr w:type="spellStart"/>
      <w:r>
        <w:t>AndroidJavaClass</w:t>
      </w:r>
      <w:proofErr w:type="spellEnd"/>
      <w:r>
        <w:t xml:space="preserve"> </w:t>
      </w:r>
      <w:proofErr w:type="spellStart"/>
      <w:r>
        <w:t>jc</w:t>
      </w:r>
      <w:proofErr w:type="spellEnd"/>
      <w:r>
        <w:t xml:space="preserve"> = new </w:t>
      </w:r>
      <w:proofErr w:type="spellStart"/>
      <w:proofErr w:type="gramStart"/>
      <w:r>
        <w:t>AndroidJavaClass</w:t>
      </w:r>
      <w:proofErr w:type="spellEnd"/>
      <w:r>
        <w:t>(</w:t>
      </w:r>
      <w:proofErr w:type="gramEnd"/>
      <w:r>
        <w:t>"com.unity3d.player.UnityPlayer");</w:t>
      </w:r>
    </w:p>
    <w:p w:rsidR="0001743C" w:rsidRDefault="0001743C" w:rsidP="0087714A">
      <w:pPr>
        <w:pStyle w:val="ListParagraph"/>
        <w:ind w:left="2160"/>
      </w:pPr>
      <w:proofErr w:type="spellStart"/>
      <w:r>
        <w:t>AndroidJavaObject</w:t>
      </w:r>
      <w:proofErr w:type="spellEnd"/>
      <w:r>
        <w:t xml:space="preserve"> </w:t>
      </w:r>
      <w:proofErr w:type="spellStart"/>
      <w:r>
        <w:t>jo</w:t>
      </w:r>
      <w:proofErr w:type="spellEnd"/>
      <w:r>
        <w:t xml:space="preserve"> = </w:t>
      </w:r>
      <w:proofErr w:type="spellStart"/>
      <w:r>
        <w:t>jc.GetStatic</w:t>
      </w:r>
      <w:proofErr w:type="spellEnd"/>
      <w:r>
        <w:t>&lt;</w:t>
      </w:r>
      <w:proofErr w:type="spellStart"/>
      <w:r>
        <w:t>AndroidJavaObject</w:t>
      </w:r>
      <w:proofErr w:type="spellEnd"/>
      <w:proofErr w:type="gramStart"/>
      <w:r>
        <w:t>&gt;(</w:t>
      </w:r>
      <w:proofErr w:type="gramEnd"/>
      <w:r>
        <w:t>"</w:t>
      </w:r>
      <w:proofErr w:type="spellStart"/>
      <w:r>
        <w:t>currentActivity</w:t>
      </w:r>
      <w:proofErr w:type="spellEnd"/>
      <w:r>
        <w:t>");</w:t>
      </w:r>
    </w:p>
    <w:p w:rsidR="00BA039B" w:rsidRDefault="00BA039B" w:rsidP="0001743C">
      <w:pPr>
        <w:pStyle w:val="ListParagraph"/>
        <w:ind w:left="2160"/>
      </w:pPr>
    </w:p>
    <w:p w:rsidR="00E61872" w:rsidRDefault="0001743C" w:rsidP="00E61872">
      <w:pPr>
        <w:pStyle w:val="ListParagraph"/>
        <w:numPr>
          <w:ilvl w:val="2"/>
          <w:numId w:val="1"/>
        </w:numPr>
      </w:pPr>
      <w:r>
        <w:t xml:space="preserve">Initialize </w:t>
      </w:r>
      <w:r w:rsidR="00076B37">
        <w:t xml:space="preserve">Starry Night </w:t>
      </w:r>
      <w:r w:rsidR="006E33AB">
        <w:t>Plugin</w:t>
      </w:r>
    </w:p>
    <w:p w:rsidR="0001743C" w:rsidRDefault="0001743C" w:rsidP="0001743C">
      <w:pPr>
        <w:pStyle w:val="ListParagraph"/>
        <w:ind w:left="2160"/>
      </w:pPr>
      <w:proofErr w:type="spellStart"/>
      <w:proofErr w:type="gramStart"/>
      <w:r>
        <w:t>jo.Call</w:t>
      </w:r>
      <w:proofErr w:type="spellEnd"/>
      <w:r>
        <w:t>(</w:t>
      </w:r>
      <w:proofErr w:type="gramEnd"/>
      <w:r>
        <w:t>"</w:t>
      </w:r>
      <w:proofErr w:type="spellStart"/>
      <w:r>
        <w:t>I</w:t>
      </w:r>
      <w:r w:rsidRPr="00E61872">
        <w:t>nitialize</w:t>
      </w:r>
      <w:r w:rsidR="00BC024F">
        <w:t>SLAM</w:t>
      </w:r>
      <w:proofErr w:type="spellEnd"/>
      <w:r w:rsidRPr="00E61872">
        <w:t>");</w:t>
      </w:r>
    </w:p>
    <w:p w:rsidR="00CF29C0" w:rsidRDefault="00CF29C0" w:rsidP="0001743C">
      <w:pPr>
        <w:pStyle w:val="ListParagraph"/>
        <w:ind w:left="2160"/>
      </w:pPr>
    </w:p>
    <w:p w:rsidR="00CF29C0" w:rsidRDefault="00CF29C0" w:rsidP="00CF29C0">
      <w:pPr>
        <w:pStyle w:val="ListParagraph"/>
        <w:numPr>
          <w:ilvl w:val="2"/>
          <w:numId w:val="1"/>
        </w:numPr>
      </w:pPr>
      <w:r>
        <w:t xml:space="preserve">OBJ </w:t>
      </w:r>
      <w:r w:rsidR="006E33AB">
        <w:t>File Path</w:t>
      </w:r>
    </w:p>
    <w:p w:rsidR="00CF29C0" w:rsidRDefault="00CF29C0" w:rsidP="0001743C">
      <w:pPr>
        <w:pStyle w:val="ListParagraph"/>
        <w:ind w:left="2160"/>
      </w:pPr>
      <w:r>
        <w:t xml:space="preserve">// get the </w:t>
      </w:r>
      <w:proofErr w:type="spellStart"/>
      <w:r>
        <w:t>obj</w:t>
      </w:r>
      <w:proofErr w:type="spellEnd"/>
      <w:r>
        <w:t xml:space="preserve"> file path in the Android device</w:t>
      </w:r>
    </w:p>
    <w:p w:rsidR="00CF29C0" w:rsidRDefault="00CF29C0" w:rsidP="0001743C">
      <w:pPr>
        <w:pStyle w:val="ListParagraph"/>
        <w:ind w:left="2160"/>
      </w:pPr>
      <w:proofErr w:type="spellStart"/>
      <w:r w:rsidRPr="00CF29C0">
        <w:t>jo.Call</w:t>
      </w:r>
      <w:proofErr w:type="spellEnd"/>
      <w:r w:rsidRPr="00CF29C0">
        <w:t>&lt;string</w:t>
      </w:r>
      <w:proofErr w:type="gramStart"/>
      <w:r w:rsidRPr="00CF29C0">
        <w:t>&gt;(</w:t>
      </w:r>
      <w:proofErr w:type="gramEnd"/>
      <w:r w:rsidRPr="00CF29C0">
        <w:t>"</w:t>
      </w:r>
      <w:proofErr w:type="spellStart"/>
      <w:r w:rsidRPr="00CF29C0">
        <w:t>MeshFilePath</w:t>
      </w:r>
      <w:proofErr w:type="spellEnd"/>
      <w:r w:rsidRPr="00CF29C0">
        <w:t>");</w:t>
      </w:r>
    </w:p>
    <w:p w:rsidR="00F22AE1" w:rsidRDefault="00F22AE1" w:rsidP="0001743C">
      <w:pPr>
        <w:pStyle w:val="ListParagraph"/>
        <w:ind w:left="2160"/>
      </w:pPr>
    </w:p>
    <w:p w:rsidR="0001743C" w:rsidRDefault="00F22AE1" w:rsidP="00E61872">
      <w:pPr>
        <w:pStyle w:val="ListParagraph"/>
        <w:numPr>
          <w:ilvl w:val="2"/>
          <w:numId w:val="1"/>
        </w:numPr>
      </w:pPr>
      <w:bookmarkStart w:id="2" w:name="_Ref375921982"/>
      <w:r>
        <w:t xml:space="preserve">Start SLAM and </w:t>
      </w:r>
      <w:r w:rsidR="006E33AB">
        <w:t xml:space="preserve">Return Health </w:t>
      </w:r>
      <w:bookmarkEnd w:id="2"/>
      <w:r w:rsidR="006E33AB">
        <w:t>Status</w:t>
      </w:r>
    </w:p>
    <w:p w:rsidR="00F22AE1" w:rsidRDefault="00F22AE1" w:rsidP="00F22AE1">
      <w:pPr>
        <w:pStyle w:val="ListParagraph"/>
        <w:ind w:left="2160"/>
      </w:pPr>
      <w:r>
        <w:t>// Start SLAM, return real</w:t>
      </w:r>
      <w:r w:rsidR="00463455">
        <w:t>-</w:t>
      </w:r>
      <w:r>
        <w:t>time status to check if SLAM result is good or not</w:t>
      </w:r>
    </w:p>
    <w:p w:rsidR="00F22AE1" w:rsidRDefault="007C414F" w:rsidP="00F22AE1">
      <w:pPr>
        <w:pStyle w:val="ListParagraph"/>
        <w:ind w:left="2160"/>
      </w:pPr>
      <w:proofErr w:type="spellStart"/>
      <w:proofErr w:type="gramStart"/>
      <w:r>
        <w:t>bool</w:t>
      </w:r>
      <w:proofErr w:type="spellEnd"/>
      <w:proofErr w:type="gramEnd"/>
      <w:r>
        <w:t xml:space="preserve"> </w:t>
      </w:r>
      <w:proofErr w:type="spellStart"/>
      <w:r w:rsidR="00F22AE1">
        <w:t>bRet</w:t>
      </w:r>
      <w:proofErr w:type="spellEnd"/>
      <w:r w:rsidR="00F22AE1">
        <w:t xml:space="preserve"> = </w:t>
      </w:r>
      <w:proofErr w:type="spellStart"/>
      <w:r w:rsidR="00F22AE1" w:rsidRPr="00F22AE1">
        <w:t>jo.Call</w:t>
      </w:r>
      <w:proofErr w:type="spellEnd"/>
      <w:r w:rsidR="00F22AE1" w:rsidRPr="00F22AE1">
        <w:t>&lt;</w:t>
      </w:r>
      <w:proofErr w:type="spellStart"/>
      <w:r w:rsidR="00F22AE1" w:rsidRPr="00F22AE1">
        <w:t>bool</w:t>
      </w:r>
      <w:proofErr w:type="spellEnd"/>
      <w:r w:rsidR="00F22AE1" w:rsidRPr="00F22AE1">
        <w:t>&gt;("</w:t>
      </w:r>
      <w:proofErr w:type="spellStart"/>
      <w:r w:rsidR="00F22AE1" w:rsidRPr="00F22AE1">
        <w:t>StartSLAM</w:t>
      </w:r>
      <w:proofErr w:type="spellEnd"/>
      <w:r w:rsidR="00F22AE1" w:rsidRPr="00F22AE1">
        <w:t>");</w:t>
      </w:r>
    </w:p>
    <w:p w:rsidR="00F22AE1" w:rsidRDefault="00F22AE1" w:rsidP="00F22AE1">
      <w:pPr>
        <w:pStyle w:val="ListParagraph"/>
        <w:ind w:left="2160"/>
      </w:pPr>
      <w:r>
        <w:lastRenderedPageBreak/>
        <w:t xml:space="preserve">// if </w:t>
      </w:r>
      <w:proofErr w:type="spellStart"/>
      <w:r>
        <w:t>bRet</w:t>
      </w:r>
      <w:proofErr w:type="spellEnd"/>
      <w:r>
        <w:t xml:space="preserve"> = true ---&gt; SLAM is running very well</w:t>
      </w:r>
      <w:r w:rsidR="00FB5993">
        <w:t xml:space="preserve"> which means the </w:t>
      </w:r>
      <w:r w:rsidR="007C414F">
        <w:t>current //</w:t>
      </w:r>
      <w:r w:rsidR="00FB5993">
        <w:t xml:space="preserve">point </w:t>
      </w:r>
      <w:r w:rsidR="00FB5993">
        <w:t>cloud</w:t>
      </w:r>
      <w:r w:rsidR="007C414F">
        <w:t xml:space="preserve"> (in green)</w:t>
      </w:r>
      <w:r w:rsidR="00FB5993">
        <w:t xml:space="preserve"> overlaps </w:t>
      </w:r>
      <w:r w:rsidR="00463455">
        <w:t xml:space="preserve">the </w:t>
      </w:r>
      <w:r w:rsidR="007C414F">
        <w:t xml:space="preserve">global </w:t>
      </w:r>
      <w:r w:rsidR="00FB5993">
        <w:t>point cloud</w:t>
      </w:r>
      <w:r w:rsidR="007C414F">
        <w:t xml:space="preserve"> (in white)</w:t>
      </w:r>
      <w:r w:rsidR="00FB5993">
        <w:t>.</w:t>
      </w:r>
      <w:r w:rsidR="00463455">
        <w:t xml:space="preserve"> See image below</w:t>
      </w:r>
      <w:r w:rsidR="00C255CF">
        <w:t xml:space="preserve"> from the demonstration </w:t>
      </w:r>
      <w:proofErr w:type="spellStart"/>
      <w:r w:rsidR="00C255CF">
        <w:t>apk</w:t>
      </w:r>
      <w:proofErr w:type="spellEnd"/>
      <w:r w:rsidR="00C255CF">
        <w:t xml:space="preserve"> provided as a reference</w:t>
      </w:r>
      <w:r w:rsidR="00244F6E">
        <w:t>.</w:t>
      </w:r>
    </w:p>
    <w:p w:rsidR="00F22AE1" w:rsidRDefault="007C414F" w:rsidP="00CB76F2">
      <w:pPr>
        <w:ind w:left="2160"/>
      </w:pPr>
      <w:r>
        <w:rPr>
          <w:noProof/>
          <w:lang w:eastAsia="en-US"/>
        </w:rPr>
        <mc:AlternateContent>
          <mc:Choice Requires="wps">
            <w:drawing>
              <wp:anchor distT="0" distB="0" distL="114300" distR="114300" simplePos="0" relativeHeight="251792384" behindDoc="0" locked="0" layoutInCell="1" allowOverlap="1" wp14:anchorId="56E162DA" wp14:editId="1F9A26FB">
                <wp:simplePos x="0" y="0"/>
                <wp:positionH relativeFrom="column">
                  <wp:posOffset>3505200</wp:posOffset>
                </wp:positionH>
                <wp:positionV relativeFrom="paragraph">
                  <wp:posOffset>795655</wp:posOffset>
                </wp:positionV>
                <wp:extent cx="285750" cy="355600"/>
                <wp:effectExtent l="38100" t="0" r="19050" b="63500"/>
                <wp:wrapNone/>
                <wp:docPr id="304" name="Straight Arrow Connector 304"/>
                <wp:cNvGraphicFramePr/>
                <a:graphic xmlns:a="http://schemas.openxmlformats.org/drawingml/2006/main">
                  <a:graphicData uri="http://schemas.microsoft.com/office/word/2010/wordprocessingShape">
                    <wps:wsp>
                      <wps:cNvCnPr/>
                      <wps:spPr>
                        <a:xfrm flipH="1">
                          <a:off x="0" y="0"/>
                          <a:ext cx="285750"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4" o:spid="_x0000_s1026" type="#_x0000_t32" style="position:absolute;margin-left:276pt;margin-top:62.65pt;width:22.5pt;height:28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" strokecolor="#4579b8 [3044]">
                <v:stroke endarrow="open"/>
              </v:shape>
            </w:pict>
          </mc:Fallback>
        </mc:AlternateContent>
      </w:r>
      <w:r>
        <w:rPr>
          <w:noProof/>
          <w:lang w:eastAsia="en-US"/>
        </w:rPr>
        <mc:AlternateContent>
          <mc:Choice Requires="wps">
            <w:drawing>
              <wp:anchor distT="0" distB="0" distL="114300" distR="114300" simplePos="0" relativeHeight="251790336" behindDoc="0" locked="0" layoutInCell="1" allowOverlap="1" wp14:anchorId="17944A2F" wp14:editId="2EEEAA97">
                <wp:simplePos x="0" y="0"/>
                <wp:positionH relativeFrom="column">
                  <wp:posOffset>3467100</wp:posOffset>
                </wp:positionH>
                <wp:positionV relativeFrom="paragraph">
                  <wp:posOffset>560705</wp:posOffset>
                </wp:positionV>
                <wp:extent cx="1377950" cy="234950"/>
                <wp:effectExtent l="0" t="0" r="12700" b="1270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34950"/>
                        </a:xfrm>
                        <a:prstGeom prst="rect">
                          <a:avLst/>
                        </a:prstGeom>
                        <a:solidFill>
                          <a:srgbClr val="FFFFFF"/>
                        </a:solidFill>
                        <a:ln w="9525">
                          <a:solidFill>
                            <a:srgbClr val="000000"/>
                          </a:solidFill>
                          <a:miter lim="800000"/>
                          <a:headEnd/>
                          <a:tailEnd/>
                        </a:ln>
                      </wps:spPr>
                      <wps:txbx>
                        <w:txbxContent>
                          <w:p w:rsidR="007C414F" w:rsidRDefault="007C414F" w:rsidP="007C414F">
                            <w:r>
                              <w:t>Current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left:0;text-align:left;margin-left:273pt;margin-top:44.15pt;width:108.5pt;height:1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MuJQ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">
                <v:textbox>
                  <w:txbxContent>
                    <w:p w:rsidR="007C414F" w:rsidRDefault="007C414F" w:rsidP="007C414F">
                      <w:r>
                        <w:t>Current</w:t>
                      </w:r>
                      <w:r>
                        <w:t xml:space="preserve"> </w:t>
                      </w:r>
                      <w:r>
                        <w:t>Point Cloud</w:t>
                      </w:r>
                    </w:p>
                  </w:txbxContent>
                </v:textbox>
              </v:shape>
            </w:pict>
          </mc:Fallback>
        </mc:AlternateContent>
      </w:r>
      <w:r>
        <w:rPr>
          <w:noProof/>
          <w:lang w:eastAsia="en-US"/>
        </w:rPr>
        <mc:AlternateContent>
          <mc:Choice Requires="wps">
            <w:drawing>
              <wp:anchor distT="0" distB="0" distL="114300" distR="114300" simplePos="0" relativeHeight="251788288" behindDoc="0" locked="0" layoutInCell="1" allowOverlap="1" wp14:anchorId="1EC721EF" wp14:editId="586D8186">
                <wp:simplePos x="0" y="0"/>
                <wp:positionH relativeFrom="column">
                  <wp:posOffset>2197100</wp:posOffset>
                </wp:positionH>
                <wp:positionV relativeFrom="paragraph">
                  <wp:posOffset>979805</wp:posOffset>
                </wp:positionV>
                <wp:extent cx="381000" cy="450850"/>
                <wp:effectExtent l="0" t="0" r="76200" b="63500"/>
                <wp:wrapNone/>
                <wp:docPr id="302" name="Straight Arrow Connector 302"/>
                <wp:cNvGraphicFramePr/>
                <a:graphic xmlns:a="http://schemas.openxmlformats.org/drawingml/2006/main">
                  <a:graphicData uri="http://schemas.microsoft.com/office/word/2010/wordprocessingShape">
                    <wps:wsp>
                      <wps:cNvCnPr/>
                      <wps:spPr>
                        <a:xfrm>
                          <a:off x="0" y="0"/>
                          <a:ext cx="381000" cy="450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2" o:spid="_x0000_s1026" type="#_x0000_t32" style="position:absolute;margin-left:173pt;margin-top:77.15pt;width:30pt;height:3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" strokecolor="#4579b8 [3044]">
                <v:stroke endarrow="open"/>
              </v:shape>
            </w:pict>
          </mc:Fallback>
        </mc:AlternateContent>
      </w:r>
      <w:r>
        <w:rPr>
          <w:noProof/>
          <w:lang w:eastAsia="en-US"/>
        </w:rPr>
        <mc:AlternateContent>
          <mc:Choice Requires="wps">
            <w:drawing>
              <wp:anchor distT="0" distB="0" distL="114300" distR="114300" simplePos="0" relativeHeight="251786240" behindDoc="0" locked="0" layoutInCell="1" allowOverlap="1" wp14:anchorId="7CC35FAA" wp14:editId="6E39FE02">
                <wp:simplePos x="0" y="0"/>
                <wp:positionH relativeFrom="column">
                  <wp:posOffset>1574800</wp:posOffset>
                </wp:positionH>
                <wp:positionV relativeFrom="paragraph">
                  <wp:posOffset>744855</wp:posOffset>
                </wp:positionV>
                <wp:extent cx="1327150" cy="234950"/>
                <wp:effectExtent l="0" t="0" r="25400" b="1270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34950"/>
                        </a:xfrm>
                        <a:prstGeom prst="rect">
                          <a:avLst/>
                        </a:prstGeom>
                        <a:solidFill>
                          <a:srgbClr val="FFFFFF"/>
                        </a:solidFill>
                        <a:ln w="9525">
                          <a:solidFill>
                            <a:srgbClr val="000000"/>
                          </a:solidFill>
                          <a:miter lim="800000"/>
                          <a:headEnd/>
                          <a:tailEnd/>
                        </a:ln>
                      </wps:spPr>
                      <wps:txbx>
                        <w:txbxContent>
                          <w:p w:rsidR="007C414F" w:rsidRDefault="007C414F" w:rsidP="007C414F">
                            <w:r>
                              <w:t>Global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24pt;margin-top:58.65pt;width:104.5pt;height:1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">
                <v:textbox>
                  <w:txbxContent>
                    <w:p w:rsidR="007C414F" w:rsidRDefault="007C414F" w:rsidP="007C414F">
                      <w:r>
                        <w:t>Global</w:t>
                      </w:r>
                      <w:r>
                        <w:t xml:space="preserve"> </w:t>
                      </w:r>
                      <w:r>
                        <w:t>Point Cloud</w:t>
                      </w:r>
                    </w:p>
                  </w:txbxContent>
                </v:textbox>
              </v:shape>
            </w:pict>
          </mc:Fallback>
        </mc:AlternateContent>
      </w:r>
      <w:r w:rsidR="005727D3">
        <w:rPr>
          <w:noProof/>
          <w:lang w:eastAsia="en-US"/>
        </w:rPr>
        <w:drawing>
          <wp:inline distT="0" distB="0" distL="0" distR="0" wp14:anchorId="42847270" wp14:editId="6E270901">
            <wp:extent cx="4114800" cy="25717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8125" cy="2573828"/>
                    </a:xfrm>
                    <a:prstGeom prst="rect">
                      <a:avLst/>
                    </a:prstGeom>
                  </pic:spPr>
                </pic:pic>
              </a:graphicData>
            </a:graphic>
          </wp:inline>
        </w:drawing>
      </w:r>
    </w:p>
    <w:p w:rsidR="00F22AE1" w:rsidRDefault="00F22AE1" w:rsidP="00F22AE1">
      <w:pPr>
        <w:pStyle w:val="ListParagraph"/>
        <w:ind w:left="2160"/>
      </w:pPr>
      <w:r>
        <w:t xml:space="preserve">// if </w:t>
      </w:r>
      <w:proofErr w:type="spellStart"/>
      <w:r>
        <w:t>bRet</w:t>
      </w:r>
      <w:proofErr w:type="spellEnd"/>
      <w:r>
        <w:t xml:space="preserve"> = false ---&gt; the current scan fails and error message will show at the //</w:t>
      </w:r>
      <w:r w:rsidR="00C7279C">
        <w:t>bottom-left corn</w:t>
      </w:r>
      <w:r>
        <w:t>er, “Lost Registration!</w:t>
      </w:r>
      <w:proofErr w:type="gramStart"/>
      <w:r>
        <w:t>”.</w:t>
      </w:r>
      <w:proofErr w:type="gramEnd"/>
      <w:r>
        <w:t xml:space="preserve"> (</w:t>
      </w:r>
      <w:r w:rsidR="00A97627">
        <w:t>Move camera</w:t>
      </w:r>
      <w:r>
        <w:t xml:space="preserve"> back to the previous </w:t>
      </w:r>
      <w:r w:rsidR="00A97627">
        <w:t>//</w:t>
      </w:r>
      <w:r>
        <w:t xml:space="preserve">position </w:t>
      </w:r>
      <w:r w:rsidR="00C7279C">
        <w:t xml:space="preserve">and make sure the green point cloud </w:t>
      </w:r>
      <w:r w:rsidR="00FB5993">
        <w:t>overlaps the white point cloud</w:t>
      </w:r>
      <w:r>
        <w:t>)</w:t>
      </w:r>
    </w:p>
    <w:p w:rsidR="00C7279C" w:rsidRDefault="00E009A7" w:rsidP="00CB76F2">
      <w:pPr>
        <w:ind w:left="2160"/>
      </w:pPr>
      <w:r>
        <w:rPr>
          <w:noProof/>
          <w:lang w:eastAsia="en-US"/>
        </w:rPr>
        <mc:AlternateContent>
          <mc:Choice Requires="wps">
            <w:drawing>
              <wp:anchor distT="0" distB="0" distL="114300" distR="114300" simplePos="0" relativeHeight="251796480" behindDoc="0" locked="0" layoutInCell="1" allowOverlap="1" wp14:anchorId="63889D15" wp14:editId="0AFF1895">
                <wp:simplePos x="0" y="0"/>
                <wp:positionH relativeFrom="column">
                  <wp:posOffset>1854200</wp:posOffset>
                </wp:positionH>
                <wp:positionV relativeFrom="paragraph">
                  <wp:posOffset>1903095</wp:posOffset>
                </wp:positionV>
                <wp:extent cx="241300" cy="209550"/>
                <wp:effectExtent l="0" t="0" r="82550" b="57150"/>
                <wp:wrapNone/>
                <wp:docPr id="316" name="Straight Arrow Connector 316"/>
                <wp:cNvGraphicFramePr/>
                <a:graphic xmlns:a="http://schemas.openxmlformats.org/drawingml/2006/main">
                  <a:graphicData uri="http://schemas.microsoft.com/office/word/2010/wordprocessingShape">
                    <wps:wsp>
                      <wps:cNvCnPr/>
                      <wps:spPr>
                        <a:xfrm>
                          <a:off x="0" y="0"/>
                          <a:ext cx="24130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6" o:spid="_x0000_s1026" type="#_x0000_t32" style="position:absolute;margin-left:146pt;margin-top:149.85pt;width:19pt;height:1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" strokecolor="#4579b8 [3044]">
                <v:stroke endarrow="open"/>
              </v:shape>
            </w:pict>
          </mc:Fallback>
        </mc:AlternateContent>
      </w:r>
      <w:r>
        <w:rPr>
          <w:noProof/>
          <w:lang w:eastAsia="en-US"/>
        </w:rPr>
        <mc:AlternateContent>
          <mc:Choice Requires="wps">
            <w:drawing>
              <wp:anchor distT="0" distB="0" distL="114300" distR="114300" simplePos="0" relativeHeight="251794432" behindDoc="0" locked="0" layoutInCell="1" allowOverlap="1" wp14:anchorId="53076100" wp14:editId="5D211CFB">
                <wp:simplePos x="0" y="0"/>
                <wp:positionH relativeFrom="column">
                  <wp:posOffset>1371600</wp:posOffset>
                </wp:positionH>
                <wp:positionV relativeFrom="paragraph">
                  <wp:posOffset>1610995</wp:posOffset>
                </wp:positionV>
                <wp:extent cx="1085850" cy="292100"/>
                <wp:effectExtent l="0" t="0" r="19050" b="1270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92100"/>
                        </a:xfrm>
                        <a:prstGeom prst="rect">
                          <a:avLst/>
                        </a:prstGeom>
                        <a:solidFill>
                          <a:srgbClr val="FFFFFF"/>
                        </a:solidFill>
                        <a:ln w="9525">
                          <a:solidFill>
                            <a:srgbClr val="000000"/>
                          </a:solidFill>
                          <a:miter lim="800000"/>
                          <a:headEnd/>
                          <a:tailEnd/>
                        </a:ln>
                      </wps:spPr>
                      <wps:txbx>
                        <w:txbxContent>
                          <w:p w:rsidR="00E009A7" w:rsidRDefault="00E009A7" w:rsidP="00E009A7">
                            <w:r>
                              <w:t>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9" type="#_x0000_t202" style="position:absolute;left:0;text-align:left;margin-left:108pt;margin-top:126.85pt;width:85.5pt;height:2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">
                <v:textbox>
                  <w:txbxContent>
                    <w:p w:rsidR="00E009A7" w:rsidRDefault="00E009A7" w:rsidP="00E009A7">
                      <w:r>
                        <w:t>Error Message</w:t>
                      </w:r>
                    </w:p>
                  </w:txbxContent>
                </v:textbox>
              </v:shape>
            </w:pict>
          </mc:Fallback>
        </mc:AlternateContent>
      </w:r>
      <w:r w:rsidR="007C414F">
        <w:rPr>
          <w:noProof/>
          <w:lang w:eastAsia="en-US"/>
        </w:rPr>
        <mc:AlternateContent>
          <mc:Choice Requires="wps">
            <w:drawing>
              <wp:anchor distT="0" distB="0" distL="114300" distR="114300" simplePos="0" relativeHeight="251753472" behindDoc="0" locked="0" layoutInCell="1" allowOverlap="1" wp14:anchorId="69934757" wp14:editId="5224CE97">
                <wp:simplePos x="0" y="0"/>
                <wp:positionH relativeFrom="column">
                  <wp:posOffset>2438400</wp:posOffset>
                </wp:positionH>
                <wp:positionV relativeFrom="paragraph">
                  <wp:posOffset>784225</wp:posOffset>
                </wp:positionV>
                <wp:extent cx="241300" cy="374650"/>
                <wp:effectExtent l="0" t="0" r="63500" b="63500"/>
                <wp:wrapNone/>
                <wp:docPr id="332" name="Straight Arrow Connector 332"/>
                <wp:cNvGraphicFramePr/>
                <a:graphic xmlns:a="http://schemas.openxmlformats.org/drawingml/2006/main">
                  <a:graphicData uri="http://schemas.microsoft.com/office/word/2010/wordprocessingShape">
                    <wps:wsp>
                      <wps:cNvCnPr/>
                      <wps:spPr>
                        <a:xfrm>
                          <a:off x="0" y="0"/>
                          <a:ext cx="241300"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2" o:spid="_x0000_s1026" type="#_x0000_t32" style="position:absolute;margin-left:192pt;margin-top:61.75pt;width:19pt;height: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" strokecolor="#4579b8 [3044]">
                <v:stroke endarrow="open"/>
              </v:shape>
            </w:pict>
          </mc:Fallback>
        </mc:AlternateContent>
      </w:r>
      <w:r w:rsidR="007C414F">
        <w:rPr>
          <w:noProof/>
          <w:lang w:eastAsia="en-US"/>
        </w:rPr>
        <mc:AlternateContent>
          <mc:Choice Requires="wps">
            <w:drawing>
              <wp:anchor distT="0" distB="0" distL="114300" distR="114300" simplePos="0" relativeHeight="251757568" behindDoc="0" locked="0" layoutInCell="1" allowOverlap="1" wp14:anchorId="33B17A58" wp14:editId="3AAF42A2">
                <wp:simplePos x="0" y="0"/>
                <wp:positionH relativeFrom="column">
                  <wp:posOffset>4019550</wp:posOffset>
                </wp:positionH>
                <wp:positionV relativeFrom="paragraph">
                  <wp:posOffset>721995</wp:posOffset>
                </wp:positionV>
                <wp:extent cx="1377950" cy="234950"/>
                <wp:effectExtent l="0" t="0" r="12700" b="1270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0" cy="234950"/>
                        </a:xfrm>
                        <a:prstGeom prst="rect">
                          <a:avLst/>
                        </a:prstGeom>
                        <a:solidFill>
                          <a:srgbClr val="FFFFFF"/>
                        </a:solidFill>
                        <a:ln w="9525">
                          <a:solidFill>
                            <a:srgbClr val="000000"/>
                          </a:solidFill>
                          <a:miter lim="800000"/>
                          <a:headEnd/>
                          <a:tailEnd/>
                        </a:ln>
                      </wps:spPr>
                      <wps:txbx>
                        <w:txbxContent>
                          <w:p w:rsidR="00AC1512" w:rsidRDefault="007C414F" w:rsidP="00AC1512">
                            <w:r>
                              <w:t xml:space="preserve">Current </w:t>
                            </w:r>
                            <w:r w:rsidR="00AC1512">
                              <w:t>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16.5pt;margin-top:56.85pt;width:108.5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">
                <v:textbox>
                  <w:txbxContent>
                    <w:p w:rsidR="00AC1512" w:rsidRDefault="007C414F" w:rsidP="00AC1512">
                      <w:r>
                        <w:t>Current</w:t>
                      </w:r>
                      <w:r>
                        <w:t xml:space="preserve"> </w:t>
                      </w:r>
                      <w:r w:rsidR="00AC1512">
                        <w:t>Point Cloud</w:t>
                      </w:r>
                    </w:p>
                  </w:txbxContent>
                </v:textbox>
              </v:shape>
            </w:pict>
          </mc:Fallback>
        </mc:AlternateContent>
      </w:r>
      <w:r w:rsidR="007C414F">
        <w:rPr>
          <w:noProof/>
          <w:lang w:eastAsia="en-US"/>
        </w:rPr>
        <mc:AlternateContent>
          <mc:Choice Requires="wps">
            <w:drawing>
              <wp:anchor distT="0" distB="0" distL="114300" distR="114300" simplePos="0" relativeHeight="251755520" behindDoc="0" locked="0" layoutInCell="1" allowOverlap="1" wp14:anchorId="709C1152" wp14:editId="2E517A24">
                <wp:simplePos x="0" y="0"/>
                <wp:positionH relativeFrom="column">
                  <wp:posOffset>1949450</wp:posOffset>
                </wp:positionH>
                <wp:positionV relativeFrom="paragraph">
                  <wp:posOffset>550545</wp:posOffset>
                </wp:positionV>
                <wp:extent cx="1327150" cy="234950"/>
                <wp:effectExtent l="0" t="0" r="25400" b="1270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34950"/>
                        </a:xfrm>
                        <a:prstGeom prst="rect">
                          <a:avLst/>
                        </a:prstGeom>
                        <a:solidFill>
                          <a:srgbClr val="FFFFFF"/>
                        </a:solidFill>
                        <a:ln w="9525">
                          <a:solidFill>
                            <a:srgbClr val="000000"/>
                          </a:solidFill>
                          <a:miter lim="800000"/>
                          <a:headEnd/>
                          <a:tailEnd/>
                        </a:ln>
                      </wps:spPr>
                      <wps:txbx>
                        <w:txbxContent>
                          <w:p w:rsidR="005727D3" w:rsidRDefault="007C414F">
                            <w:r>
                              <w:t xml:space="preserve">Global </w:t>
                            </w:r>
                            <w:r w:rsidR="005727D3">
                              <w:t>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3.5pt;margin-top:43.35pt;width:104.5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">
                <v:textbox>
                  <w:txbxContent>
                    <w:p w:rsidR="005727D3" w:rsidRDefault="007C414F">
                      <w:r>
                        <w:t>Global</w:t>
                      </w:r>
                      <w:r>
                        <w:t xml:space="preserve"> </w:t>
                      </w:r>
                      <w:r w:rsidR="005727D3">
                        <w:t>Point Cloud</w:t>
                      </w:r>
                    </w:p>
                  </w:txbxContent>
                </v:textbox>
              </v:shape>
            </w:pict>
          </mc:Fallback>
        </mc:AlternateContent>
      </w:r>
      <w:r w:rsidR="007C414F">
        <w:rPr>
          <w:noProof/>
          <w:lang w:eastAsia="en-US"/>
        </w:rPr>
        <mc:AlternateContent>
          <mc:Choice Requires="wps">
            <w:drawing>
              <wp:anchor distT="0" distB="0" distL="114300" distR="114300" simplePos="0" relativeHeight="251758592" behindDoc="0" locked="0" layoutInCell="1" allowOverlap="1" wp14:anchorId="06C77A98" wp14:editId="2DB6BF95">
                <wp:simplePos x="0" y="0"/>
                <wp:positionH relativeFrom="column">
                  <wp:posOffset>3746500</wp:posOffset>
                </wp:positionH>
                <wp:positionV relativeFrom="paragraph">
                  <wp:posOffset>955675</wp:posOffset>
                </wp:positionV>
                <wp:extent cx="577850" cy="311150"/>
                <wp:effectExtent l="38100" t="0" r="31750" b="69850"/>
                <wp:wrapNone/>
                <wp:docPr id="335" name="Straight Arrow Connector 335"/>
                <wp:cNvGraphicFramePr/>
                <a:graphic xmlns:a="http://schemas.openxmlformats.org/drawingml/2006/main">
                  <a:graphicData uri="http://schemas.microsoft.com/office/word/2010/wordprocessingShape">
                    <wps:wsp>
                      <wps:cNvCnPr/>
                      <wps:spPr>
                        <a:xfrm flipH="1">
                          <a:off x="0" y="0"/>
                          <a:ext cx="57785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5" o:spid="_x0000_s1026" type="#_x0000_t32" style="position:absolute;margin-left:295pt;margin-top:75.25pt;width:45.5pt;height:24.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" strokecolor="#4579b8 [3044]">
                <v:stroke endarrow="open"/>
              </v:shape>
            </w:pict>
          </mc:Fallback>
        </mc:AlternateContent>
      </w:r>
      <w:r w:rsidR="005727D3">
        <w:rPr>
          <w:noProof/>
          <w:lang w:eastAsia="en-US"/>
        </w:rPr>
        <w:drawing>
          <wp:inline distT="0" distB="0" distL="0" distR="0" wp14:anchorId="474F3C41" wp14:editId="45C764F3">
            <wp:extent cx="4127500" cy="2579688"/>
            <wp:effectExtent l="0" t="0" r="635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4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8678" cy="2580424"/>
                    </a:xfrm>
                    <a:prstGeom prst="rect">
                      <a:avLst/>
                    </a:prstGeom>
                  </pic:spPr>
                </pic:pic>
              </a:graphicData>
            </a:graphic>
          </wp:inline>
        </w:drawing>
      </w:r>
    </w:p>
    <w:p w:rsidR="005727D3" w:rsidRDefault="005727D3" w:rsidP="005727D3">
      <w:pPr>
        <w:jc w:val="center"/>
      </w:pPr>
      <w:r>
        <w:t>Bad result</w:t>
      </w:r>
      <w:r w:rsidR="00523DD1">
        <w:t xml:space="preserve"> (Error message)</w:t>
      </w:r>
    </w:p>
    <w:p w:rsidR="005727D3" w:rsidRDefault="005727D3" w:rsidP="00CB76F2">
      <w:pPr>
        <w:ind w:left="2160"/>
      </w:pPr>
      <w:r>
        <w:rPr>
          <w:noProof/>
          <w:lang w:eastAsia="en-US"/>
        </w:rPr>
        <w:lastRenderedPageBreak/>
        <w:drawing>
          <wp:inline distT="0" distB="0" distL="0" distR="0" wp14:anchorId="0D78A83B" wp14:editId="68DA8CC3">
            <wp:extent cx="3891280" cy="2432050"/>
            <wp:effectExtent l="0" t="0" r="0" b="63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1280" cy="2432050"/>
                    </a:xfrm>
                    <a:prstGeom prst="rect">
                      <a:avLst/>
                    </a:prstGeom>
                  </pic:spPr>
                </pic:pic>
              </a:graphicData>
            </a:graphic>
          </wp:inline>
        </w:drawing>
      </w:r>
    </w:p>
    <w:p w:rsidR="00523DD1" w:rsidRDefault="00523DD1" w:rsidP="005727D3">
      <w:pPr>
        <w:jc w:val="center"/>
      </w:pPr>
      <w:r>
        <w:t>Good result (No error message)</w:t>
      </w:r>
      <w:r w:rsidR="00481CD0" w:rsidRPr="00481CD0">
        <w:rPr>
          <w:noProof/>
        </w:rPr>
        <w:t xml:space="preserve"> </w:t>
      </w:r>
    </w:p>
    <w:p w:rsidR="00F22AE1" w:rsidRDefault="00CF29C0" w:rsidP="00E61872">
      <w:pPr>
        <w:pStyle w:val="ListParagraph"/>
        <w:numPr>
          <w:ilvl w:val="2"/>
          <w:numId w:val="1"/>
        </w:numPr>
      </w:pPr>
      <w:r>
        <w:t xml:space="preserve">Global </w:t>
      </w:r>
      <w:r w:rsidR="006E33AB">
        <w:t>Point Cloud</w:t>
      </w:r>
    </w:p>
    <w:p w:rsidR="00CF29C0" w:rsidRDefault="00CF29C0" w:rsidP="00CF29C0">
      <w:pPr>
        <w:pStyle w:val="ListParagraph"/>
        <w:ind w:left="2160"/>
      </w:pPr>
      <w:r>
        <w:t>// get global point cloud data with the format (p0_x, p0_y, p0_z, p1_x, p1_y, //p1_z……)</w:t>
      </w:r>
    </w:p>
    <w:p w:rsidR="00CF29C0" w:rsidRDefault="00CF29C0" w:rsidP="00CF29C0">
      <w:pPr>
        <w:pStyle w:val="ListParagraph"/>
        <w:ind w:left="2160"/>
      </w:pPr>
      <w:proofErr w:type="spellStart"/>
      <w:r w:rsidRPr="00CF29C0">
        <w:t>jo.Call</w:t>
      </w:r>
      <w:proofErr w:type="spellEnd"/>
      <w:r w:rsidRPr="00CF29C0">
        <w:t>&lt;</w:t>
      </w:r>
      <w:proofErr w:type="gramStart"/>
      <w:r w:rsidRPr="00CF29C0">
        <w:t>float[</w:t>
      </w:r>
      <w:proofErr w:type="gramEnd"/>
      <w:r w:rsidRPr="00CF29C0">
        <w:t>]&gt;("</w:t>
      </w:r>
      <w:proofErr w:type="spellStart"/>
      <w:r w:rsidRPr="00CF29C0">
        <w:t>GlobalPTS</w:t>
      </w:r>
      <w:proofErr w:type="spellEnd"/>
      <w:r w:rsidRPr="00CF29C0">
        <w:t xml:space="preserve">"); </w:t>
      </w:r>
    </w:p>
    <w:p w:rsidR="00CF29C0" w:rsidRDefault="00CF29C0" w:rsidP="00CF29C0">
      <w:pPr>
        <w:pStyle w:val="ListParagraph"/>
        <w:ind w:left="2160"/>
      </w:pPr>
    </w:p>
    <w:p w:rsidR="00CF29C0" w:rsidRDefault="00CF29C0" w:rsidP="00E61872">
      <w:pPr>
        <w:pStyle w:val="ListParagraph"/>
        <w:numPr>
          <w:ilvl w:val="2"/>
          <w:numId w:val="1"/>
        </w:numPr>
      </w:pPr>
      <w:r>
        <w:t xml:space="preserve">Current </w:t>
      </w:r>
      <w:r w:rsidR="006E33AB">
        <w:t>Point Cloud</w:t>
      </w:r>
    </w:p>
    <w:p w:rsidR="00CF29C0" w:rsidRDefault="00CF29C0" w:rsidP="00CF29C0">
      <w:pPr>
        <w:pStyle w:val="ListParagraph"/>
        <w:ind w:left="2160"/>
      </w:pPr>
      <w:r>
        <w:t>// get current point cloud data with the same format (p0_x, p0_y, p0_z, p1_x, //p1_y</w:t>
      </w:r>
      <w:proofErr w:type="gramStart"/>
      <w:r>
        <w:t>,p1</w:t>
      </w:r>
      <w:proofErr w:type="gramEnd"/>
      <w:r>
        <w:t>_z……)</w:t>
      </w:r>
    </w:p>
    <w:p w:rsidR="00CF29C0" w:rsidRDefault="00CF29C0" w:rsidP="00CF29C0">
      <w:pPr>
        <w:pStyle w:val="ListParagraph"/>
        <w:ind w:left="1440" w:firstLine="720"/>
      </w:pPr>
      <w:proofErr w:type="spellStart"/>
      <w:r w:rsidRPr="00CF29C0">
        <w:t>jo.Call</w:t>
      </w:r>
      <w:proofErr w:type="spellEnd"/>
      <w:r w:rsidRPr="00CF29C0">
        <w:t>&lt;</w:t>
      </w:r>
      <w:proofErr w:type="gramStart"/>
      <w:r w:rsidRPr="00CF29C0">
        <w:t>float[</w:t>
      </w:r>
      <w:proofErr w:type="gramEnd"/>
      <w:r w:rsidRPr="00CF29C0">
        <w:t>]&gt;("</w:t>
      </w:r>
      <w:proofErr w:type="spellStart"/>
      <w:r>
        <w:t>Source</w:t>
      </w:r>
      <w:r w:rsidRPr="00CF29C0">
        <w:t>PTS</w:t>
      </w:r>
      <w:proofErr w:type="spellEnd"/>
      <w:r w:rsidRPr="00CF29C0">
        <w:t>");</w:t>
      </w:r>
    </w:p>
    <w:p w:rsidR="00CF29C0" w:rsidRDefault="00CF29C0" w:rsidP="00CF29C0">
      <w:pPr>
        <w:pStyle w:val="ListParagraph"/>
        <w:ind w:left="1440" w:firstLine="720"/>
      </w:pPr>
    </w:p>
    <w:p w:rsidR="00CF29C0" w:rsidRDefault="00CF29C0" w:rsidP="00E61872">
      <w:pPr>
        <w:pStyle w:val="ListParagraph"/>
        <w:numPr>
          <w:ilvl w:val="2"/>
          <w:numId w:val="1"/>
        </w:numPr>
      </w:pPr>
      <w:r>
        <w:t xml:space="preserve">Current </w:t>
      </w:r>
      <w:r w:rsidR="006E33AB">
        <w:t>Camera Location</w:t>
      </w:r>
    </w:p>
    <w:p w:rsidR="00CF29C0" w:rsidRDefault="001C26EA" w:rsidP="00CF29C0">
      <w:pPr>
        <w:pStyle w:val="ListParagraph"/>
        <w:ind w:left="2160"/>
      </w:pPr>
      <w:r>
        <w:t xml:space="preserve">// get the current camera </w:t>
      </w:r>
      <w:r w:rsidR="006E33AB">
        <w:t xml:space="preserve">location </w:t>
      </w:r>
      <w:r>
        <w:t>with the format (</w:t>
      </w:r>
      <w:proofErr w:type="spellStart"/>
      <w:r>
        <w:t>x</w:t>
      </w:r>
      <w:proofErr w:type="gramStart"/>
      <w:r>
        <w:t>,y,z</w:t>
      </w:r>
      <w:proofErr w:type="spellEnd"/>
      <w:proofErr w:type="gramEnd"/>
      <w:r>
        <w:t>)</w:t>
      </w:r>
    </w:p>
    <w:p w:rsidR="001C26EA" w:rsidRDefault="001C26EA" w:rsidP="00CF29C0">
      <w:pPr>
        <w:pStyle w:val="ListParagraph"/>
        <w:ind w:left="2160"/>
      </w:pPr>
      <w:proofErr w:type="spellStart"/>
      <w:r w:rsidRPr="001C26EA">
        <w:t>jo.Call</w:t>
      </w:r>
      <w:proofErr w:type="spellEnd"/>
      <w:r w:rsidRPr="001C26EA">
        <w:t>&lt;</w:t>
      </w:r>
      <w:proofErr w:type="gramStart"/>
      <w:r w:rsidRPr="001C26EA">
        <w:t>float[</w:t>
      </w:r>
      <w:proofErr w:type="gramEnd"/>
      <w:r w:rsidRPr="001C26EA">
        <w:t>]&gt;("</w:t>
      </w:r>
      <w:proofErr w:type="spellStart"/>
      <w:r w:rsidRPr="001C26EA">
        <w:t>CamPos</w:t>
      </w:r>
      <w:proofErr w:type="spellEnd"/>
      <w:r w:rsidRPr="001C26EA">
        <w:t>")</w:t>
      </w:r>
      <w:r>
        <w:t>;</w:t>
      </w:r>
    </w:p>
    <w:p w:rsidR="00481CD0" w:rsidRDefault="00481CD0" w:rsidP="00CF29C0">
      <w:pPr>
        <w:pStyle w:val="ListParagraph"/>
        <w:ind w:left="2160"/>
      </w:pPr>
      <w:r>
        <w:rPr>
          <w:noProof/>
          <w:lang w:eastAsia="en-US"/>
        </w:rPr>
        <mc:AlternateContent>
          <mc:Choice Requires="wps">
            <w:drawing>
              <wp:anchor distT="0" distB="0" distL="114300" distR="114300" simplePos="0" relativeHeight="251762688" behindDoc="0" locked="0" layoutInCell="1" allowOverlap="1" wp14:anchorId="235710EC" wp14:editId="5E30FFC8">
                <wp:simplePos x="0" y="0"/>
                <wp:positionH relativeFrom="column">
                  <wp:posOffset>2197100</wp:posOffset>
                </wp:positionH>
                <wp:positionV relativeFrom="paragraph">
                  <wp:posOffset>244475</wp:posOffset>
                </wp:positionV>
                <wp:extent cx="603250" cy="209550"/>
                <wp:effectExtent l="38100" t="57150" r="25400" b="19050"/>
                <wp:wrapNone/>
                <wp:docPr id="339" name="Straight Arrow Connector 339"/>
                <wp:cNvGraphicFramePr/>
                <a:graphic xmlns:a="http://schemas.openxmlformats.org/drawingml/2006/main">
                  <a:graphicData uri="http://schemas.microsoft.com/office/word/2010/wordprocessingShape">
                    <wps:wsp>
                      <wps:cNvCnPr/>
                      <wps:spPr>
                        <a:xfrm flipH="1" flipV="1">
                          <a:off x="0" y="0"/>
                          <a:ext cx="60325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173pt;margin-top:19.25pt;width:47.5pt;height:16.5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" strokecolor="#4579b8 [3044]">
                <v:stroke endarrow="open"/>
              </v:shape>
            </w:pict>
          </mc:Fallback>
        </mc:AlternateContent>
      </w:r>
      <w:r>
        <w:rPr>
          <w:noProof/>
          <w:lang w:eastAsia="en-US"/>
        </w:rPr>
        <mc:AlternateContent>
          <mc:Choice Requires="wps">
            <w:drawing>
              <wp:anchor distT="0" distB="0" distL="114300" distR="114300" simplePos="0" relativeHeight="251760640" behindDoc="0" locked="0" layoutInCell="1" allowOverlap="1" wp14:anchorId="18D17187" wp14:editId="35FD01AA">
                <wp:simplePos x="0" y="0"/>
                <wp:positionH relativeFrom="column">
                  <wp:posOffset>2800350</wp:posOffset>
                </wp:positionH>
                <wp:positionV relativeFrom="paragraph">
                  <wp:posOffset>339725</wp:posOffset>
                </wp:positionV>
                <wp:extent cx="1606550" cy="234950"/>
                <wp:effectExtent l="0" t="0" r="12700" b="1270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4950"/>
                        </a:xfrm>
                        <a:prstGeom prst="rect">
                          <a:avLst/>
                        </a:prstGeom>
                        <a:solidFill>
                          <a:srgbClr val="FFFFFF"/>
                        </a:solidFill>
                        <a:ln w="9525">
                          <a:solidFill>
                            <a:srgbClr val="000000"/>
                          </a:solidFill>
                          <a:miter lim="800000"/>
                          <a:headEnd/>
                          <a:tailEnd/>
                        </a:ln>
                      </wps:spPr>
                      <wps:txbx>
                        <w:txbxContent>
                          <w:p w:rsidR="00481CD0" w:rsidRDefault="00481CD0" w:rsidP="00481CD0">
                            <w:r>
                              <w:t>Current Camera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20.5pt;margin-top:26.75pt;width:126.5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8dJwIAAE4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">
                <v:textbox>
                  <w:txbxContent>
                    <w:p w:rsidR="00481CD0" w:rsidRDefault="00481CD0" w:rsidP="00481CD0">
                      <w:r>
                        <w:t>Current Camera Position</w:t>
                      </w:r>
                    </w:p>
                  </w:txbxContent>
                </v:textbox>
              </v:shape>
            </w:pict>
          </mc:Fallback>
        </mc:AlternateContent>
      </w:r>
      <w:r>
        <w:rPr>
          <w:noProof/>
          <w:lang w:eastAsia="en-US"/>
        </w:rPr>
        <w:drawing>
          <wp:inline distT="0" distB="0" distL="0" distR="0" wp14:anchorId="4635A462" wp14:editId="12F02456">
            <wp:extent cx="3891280" cy="2432050"/>
            <wp:effectExtent l="0" t="0" r="0" b="635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1280" cy="2432050"/>
                    </a:xfrm>
                    <a:prstGeom prst="rect">
                      <a:avLst/>
                    </a:prstGeom>
                  </pic:spPr>
                </pic:pic>
              </a:graphicData>
            </a:graphic>
          </wp:inline>
        </w:drawing>
      </w:r>
    </w:p>
    <w:p w:rsidR="001C26EA" w:rsidRDefault="001C26EA" w:rsidP="00CF29C0">
      <w:pPr>
        <w:pStyle w:val="ListParagraph"/>
        <w:ind w:left="2160"/>
      </w:pPr>
    </w:p>
    <w:p w:rsidR="00CF29C0" w:rsidRDefault="001C26EA" w:rsidP="00E61872">
      <w:pPr>
        <w:pStyle w:val="ListParagraph"/>
        <w:numPr>
          <w:ilvl w:val="2"/>
          <w:numId w:val="1"/>
        </w:numPr>
      </w:pPr>
      <w:r>
        <w:lastRenderedPageBreak/>
        <w:t>Stop SLAM</w:t>
      </w:r>
    </w:p>
    <w:p w:rsidR="001C26EA" w:rsidRPr="00BA039B" w:rsidRDefault="00481CD0" w:rsidP="001C26EA">
      <w:pPr>
        <w:pStyle w:val="ListParagraph"/>
        <w:ind w:left="2160"/>
        <w:rPr>
          <w:color w:val="FF0000"/>
        </w:rPr>
      </w:pPr>
      <w:r>
        <w:t xml:space="preserve">// stop SLAM </w:t>
      </w:r>
    </w:p>
    <w:p w:rsidR="00481CD0" w:rsidRDefault="00481CD0" w:rsidP="001C26EA">
      <w:pPr>
        <w:pStyle w:val="ListParagraph"/>
        <w:ind w:left="2160"/>
      </w:pPr>
      <w:proofErr w:type="spellStart"/>
      <w:proofErr w:type="gramStart"/>
      <w:r w:rsidRPr="00481CD0">
        <w:t>jo.Call</w:t>
      </w:r>
      <w:proofErr w:type="spellEnd"/>
      <w:r w:rsidRPr="00481CD0">
        <w:t>(</w:t>
      </w:r>
      <w:proofErr w:type="gramEnd"/>
      <w:r w:rsidR="00D745ED">
        <w:t>“</w:t>
      </w:r>
      <w:proofErr w:type="spellStart"/>
      <w:r w:rsidRPr="00481CD0">
        <w:t>StopSLAM</w:t>
      </w:r>
      <w:proofErr w:type="spellEnd"/>
      <w:r w:rsidR="00D745ED">
        <w:t>”</w:t>
      </w:r>
      <w:r w:rsidRPr="00481CD0">
        <w:t>);</w:t>
      </w:r>
      <w:r>
        <w:t xml:space="preserve"> </w:t>
      </w:r>
    </w:p>
    <w:p w:rsidR="00481CD0" w:rsidRDefault="00481CD0" w:rsidP="001C26EA">
      <w:pPr>
        <w:pStyle w:val="ListParagraph"/>
        <w:ind w:left="2160"/>
      </w:pPr>
    </w:p>
    <w:p w:rsidR="0087714A" w:rsidRDefault="00D745ED" w:rsidP="0087714A">
      <w:pPr>
        <w:pStyle w:val="ListParagraph"/>
        <w:numPr>
          <w:ilvl w:val="0"/>
          <w:numId w:val="1"/>
        </w:numPr>
        <w:spacing w:after="0"/>
      </w:pPr>
      <w:bookmarkStart w:id="3" w:name="_Ref375920261"/>
      <w:r>
        <w:t xml:space="preserve">Demonstration </w:t>
      </w:r>
      <w:r w:rsidR="00481CD0">
        <w:t>Example</w:t>
      </w:r>
    </w:p>
    <w:p w:rsidR="00D73BCC" w:rsidRDefault="0087714A" w:rsidP="00D73BCC">
      <w:pPr>
        <w:ind w:left="720"/>
      </w:pPr>
      <w:r>
        <w:t xml:space="preserve">The </w:t>
      </w:r>
      <w:r w:rsidR="005A2312">
        <w:t xml:space="preserve">demonstration </w:t>
      </w:r>
      <w:r>
        <w:t>software</w:t>
      </w:r>
      <w:r w:rsidR="00244F6E">
        <w:t xml:space="preserve">, </w:t>
      </w:r>
      <w:proofErr w:type="spellStart"/>
      <w:r w:rsidR="00244F6E">
        <w:t>SLAMDemo</w:t>
      </w:r>
      <w:proofErr w:type="spellEnd"/>
      <w:r w:rsidR="00244F6E">
        <w:t>,</w:t>
      </w:r>
      <w:bookmarkStart w:id="4" w:name="_GoBack"/>
      <w:bookmarkEnd w:id="4"/>
      <w:r w:rsidR="005A2312">
        <w:t xml:space="preserve"> is included both as an executable and as the source code </w:t>
      </w:r>
      <w:r w:rsidR="00244F6E">
        <w:t xml:space="preserve">to act as a </w:t>
      </w:r>
      <w:r w:rsidR="005A2312">
        <w:t>reference guide for using the Starry Night plugin.</w:t>
      </w:r>
      <w:r>
        <w:t xml:space="preserve"> </w:t>
      </w:r>
      <w:r w:rsidR="007D54F5">
        <w:t xml:space="preserve">The </w:t>
      </w:r>
      <w:proofErr w:type="spellStart"/>
      <w:r w:rsidR="007D54F5">
        <w:t>apk</w:t>
      </w:r>
      <w:proofErr w:type="spellEnd"/>
      <w:r w:rsidR="007D54F5">
        <w:t xml:space="preserve"> file, </w:t>
      </w:r>
      <w:proofErr w:type="spellStart"/>
      <w:r w:rsidR="007D54F5">
        <w:t>SLAMDemo.apk</w:t>
      </w:r>
      <w:proofErr w:type="spellEnd"/>
      <w:r w:rsidR="007D54F5">
        <w:t xml:space="preserve">, can be directly installed in </w:t>
      </w:r>
      <w:r w:rsidR="00F638B0">
        <w:t xml:space="preserve">the </w:t>
      </w:r>
      <w:r w:rsidR="007D54F5">
        <w:t xml:space="preserve">Android device which is </w:t>
      </w:r>
      <w:r w:rsidR="007D54F5">
        <w:t xml:space="preserve">running Android OS 3.1 or higher. </w:t>
      </w:r>
      <w:r>
        <w:t xml:space="preserve">The demo </w:t>
      </w:r>
      <w:r w:rsidR="00C412E4">
        <w:t xml:space="preserve">shows how SLAM is used to provide </w:t>
      </w:r>
      <w:r>
        <w:t>the user with the ability to scan a scene</w:t>
      </w:r>
      <w:r w:rsidR="00D73BCC">
        <w:t xml:space="preserve"> while providing a point cloud display in real time. A global mesh is also created after the scene is captured.</w:t>
      </w:r>
      <w:bookmarkEnd w:id="3"/>
    </w:p>
    <w:p w:rsidR="00CD4BB4" w:rsidRDefault="00CD4BB4" w:rsidP="00D73BCC">
      <w:pPr>
        <w:pStyle w:val="ListParagraph"/>
        <w:numPr>
          <w:ilvl w:val="1"/>
          <w:numId w:val="1"/>
        </w:numPr>
      </w:pPr>
      <w:r>
        <w:t xml:space="preserve">Start </w:t>
      </w:r>
      <w:r w:rsidR="001B5026">
        <w:t>D</w:t>
      </w:r>
      <w:r w:rsidR="00C412E4">
        <w:t>emo</w:t>
      </w:r>
    </w:p>
    <w:p w:rsidR="00D73BCC" w:rsidRDefault="00D73BCC" w:rsidP="00D73BCC">
      <w:pPr>
        <w:pStyle w:val="ListParagraph"/>
        <w:ind w:left="1440"/>
      </w:pPr>
      <w:r>
        <w:t>To start the demo software, point the sensor in the direction of the scene of interest</w:t>
      </w:r>
      <w:r w:rsidR="006638C5">
        <w:t xml:space="preserve">, </w:t>
      </w:r>
      <w:r>
        <w:t>hit the “START” button</w:t>
      </w:r>
      <w:r w:rsidR="00C412E4">
        <w:t xml:space="preserve"> (as shown in the screenshot below)</w:t>
      </w:r>
      <w:r w:rsidR="006638C5">
        <w:t>, and then slowly scan the scene</w:t>
      </w:r>
      <w:r>
        <w:t>. For the purpose of the demo software, the distance between the sensor and the sc</w:t>
      </w:r>
      <w:r w:rsidR="006638C5">
        <w:t xml:space="preserve">ene of interest should be between 50 and 130 cm. Also, after starting the demo software the sensor should be moved very slowly to avoid a loss of registration. If registration is lost the display will show “LOST REGISTRATION!” as shown in the second figure in Section </w:t>
      </w:r>
      <w:r w:rsidR="006638C5">
        <w:fldChar w:fldCharType="begin"/>
      </w:r>
      <w:r w:rsidR="006638C5">
        <w:instrText xml:space="preserve"> REF _Ref375921982 \r \h </w:instrText>
      </w:r>
      <w:r w:rsidR="006638C5">
        <w:fldChar w:fldCharType="separate"/>
      </w:r>
      <w:r w:rsidR="00F638B0">
        <w:t>5.3.3</w:t>
      </w:r>
      <w:r w:rsidR="006638C5">
        <w:fldChar w:fldCharType="end"/>
      </w:r>
      <w:r w:rsidR="006638C5">
        <w:t xml:space="preserve"> above. Registration can be reestablished by slowly “backtracking” within the scene.</w:t>
      </w:r>
    </w:p>
    <w:p w:rsidR="00C412E4" w:rsidRDefault="00E810C4" w:rsidP="00CB76F2">
      <w:pPr>
        <w:ind w:left="1440"/>
      </w:pPr>
      <w:r>
        <w:rPr>
          <w:noProof/>
          <w:lang w:eastAsia="en-US"/>
        </w:rPr>
        <mc:AlternateContent>
          <mc:Choice Requires="wps">
            <w:drawing>
              <wp:anchor distT="0" distB="0" distL="114300" distR="114300" simplePos="0" relativeHeight="251765760" behindDoc="0" locked="0" layoutInCell="1" allowOverlap="1" wp14:anchorId="471A944E" wp14:editId="61B849FA">
                <wp:simplePos x="0" y="0"/>
                <wp:positionH relativeFrom="column">
                  <wp:posOffset>3776420</wp:posOffset>
                </wp:positionH>
                <wp:positionV relativeFrom="paragraph">
                  <wp:posOffset>1531857</wp:posOffset>
                </wp:positionV>
                <wp:extent cx="594102" cy="153907"/>
                <wp:effectExtent l="0" t="57150" r="0" b="36830"/>
                <wp:wrapNone/>
                <wp:docPr id="345" name="Straight Arrow Connector 345"/>
                <wp:cNvGraphicFramePr/>
                <a:graphic xmlns:a="http://schemas.openxmlformats.org/drawingml/2006/main">
                  <a:graphicData uri="http://schemas.microsoft.com/office/word/2010/wordprocessingShape">
                    <wps:wsp>
                      <wps:cNvCnPr/>
                      <wps:spPr>
                        <a:xfrm flipV="1">
                          <a:off x="0" y="0"/>
                          <a:ext cx="594102" cy="1539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97.35pt;margin-top:120.6pt;width:46.8pt;height:12.1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" strokecolor="#4579b8 [3044]">
                <v:stroke endarrow="open"/>
              </v:shape>
            </w:pict>
          </mc:Fallback>
        </mc:AlternateContent>
      </w:r>
      <w:ins w:id="5" w:author="Kenneth lee" w:date="2013-12-28T12:41:00Z">
        <w:r>
          <w:rPr>
            <w:noProof/>
            <w:lang w:eastAsia="en-US"/>
          </w:rPr>
          <mc:AlternateContent>
            <mc:Choice Requires="wps">
              <w:drawing>
                <wp:anchor distT="0" distB="0" distL="114300" distR="114300" simplePos="0" relativeHeight="251773952" behindDoc="0" locked="0" layoutInCell="1" allowOverlap="1" wp14:anchorId="4A9E9FB7" wp14:editId="4262105D">
                  <wp:simplePos x="0" y="0"/>
                  <wp:positionH relativeFrom="column">
                    <wp:posOffset>2800027</wp:posOffset>
                  </wp:positionH>
                  <wp:positionV relativeFrom="paragraph">
                    <wp:posOffset>1686840</wp:posOffset>
                  </wp:positionV>
                  <wp:extent cx="1296692" cy="234950"/>
                  <wp:effectExtent l="0" t="0" r="17780" b="127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92" cy="234950"/>
                          </a:xfrm>
                          <a:prstGeom prst="rect">
                            <a:avLst/>
                          </a:prstGeom>
                          <a:solidFill>
                            <a:srgbClr val="FFFFFF"/>
                          </a:solidFill>
                          <a:ln w="9525">
                            <a:solidFill>
                              <a:srgbClr val="000000"/>
                            </a:solidFill>
                            <a:miter lim="800000"/>
                            <a:headEnd/>
                            <a:tailEnd/>
                          </a:ln>
                        </wps:spPr>
                        <wps:txbx>
                          <w:txbxContent>
                            <w:p w:rsidR="00E810C4" w:rsidRDefault="00E810C4" w:rsidP="00E810C4">
                              <w:r>
                                <w:t>Hit “START”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20.45pt;margin-top:132.8pt;width:102.1pt;height: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">
                  <v:textbox>
                    <w:txbxContent>
                      <w:p w:rsidR="00E810C4" w:rsidRDefault="00E810C4" w:rsidP="00E810C4">
                        <w:r>
                          <w:t>Hit “START” button</w:t>
                        </w:r>
                      </w:p>
                    </w:txbxContent>
                  </v:textbox>
                </v:shape>
              </w:pict>
            </mc:Fallback>
          </mc:AlternateContent>
        </w:r>
      </w:ins>
      <w:r w:rsidR="00CD4BB4">
        <w:rPr>
          <w:noProof/>
          <w:lang w:eastAsia="en-US"/>
        </w:rPr>
        <w:drawing>
          <wp:inline distT="0" distB="0" distL="0" distR="0" wp14:anchorId="6EC81AB0" wp14:editId="0DB4BA17">
            <wp:extent cx="3860800" cy="2413000"/>
            <wp:effectExtent l="0" t="0" r="6350" b="63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7-06-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800" cy="2413000"/>
                    </a:xfrm>
                    <a:prstGeom prst="rect">
                      <a:avLst/>
                    </a:prstGeom>
                  </pic:spPr>
                </pic:pic>
              </a:graphicData>
            </a:graphic>
          </wp:inline>
        </w:drawing>
      </w:r>
    </w:p>
    <w:p w:rsidR="006638C5" w:rsidRDefault="001B5026" w:rsidP="00C412E4">
      <w:pPr>
        <w:pStyle w:val="ListParagraph"/>
        <w:numPr>
          <w:ilvl w:val="1"/>
          <w:numId w:val="1"/>
        </w:numPr>
      </w:pPr>
      <w:r>
        <w:t>Scan Scene</w:t>
      </w:r>
    </w:p>
    <w:p w:rsidR="00D745ED" w:rsidRDefault="006638C5" w:rsidP="00C412E4">
      <w:pPr>
        <w:pStyle w:val="ListParagraph"/>
        <w:ind w:left="1440"/>
      </w:pPr>
      <w:r>
        <w:t>While scanning the scene, the real-time s</w:t>
      </w:r>
      <w:r w:rsidR="00D745ED">
        <w:t xml:space="preserve">can is </w:t>
      </w:r>
      <w:r>
        <w:t xml:space="preserve">displayed in green while </w:t>
      </w:r>
      <w:r w:rsidR="00D745ED">
        <w:t xml:space="preserve">the global model is </w:t>
      </w:r>
      <w:r>
        <w:t xml:space="preserve">displayed </w:t>
      </w:r>
      <w:r w:rsidR="00D745ED">
        <w:t>in white.</w:t>
      </w:r>
    </w:p>
    <w:p w:rsidR="00CD4BB4" w:rsidRDefault="00CD4BB4" w:rsidP="00CB76F2">
      <w:pPr>
        <w:ind w:left="1440"/>
      </w:pPr>
      <w:r>
        <w:rPr>
          <w:noProof/>
          <w:lang w:eastAsia="en-US"/>
        </w:rPr>
        <w:lastRenderedPageBreak/>
        <w:drawing>
          <wp:inline distT="0" distB="0" distL="0" distR="0" wp14:anchorId="24B8154E" wp14:editId="45161D63">
            <wp:extent cx="3891280" cy="2432050"/>
            <wp:effectExtent l="0" t="0" r="0" b="635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1280" cy="2432050"/>
                    </a:xfrm>
                    <a:prstGeom prst="rect">
                      <a:avLst/>
                    </a:prstGeom>
                  </pic:spPr>
                </pic:pic>
              </a:graphicData>
            </a:graphic>
          </wp:inline>
        </w:drawing>
      </w:r>
    </w:p>
    <w:p w:rsidR="00C412E4" w:rsidRDefault="00CD4BB4" w:rsidP="00C412E4">
      <w:pPr>
        <w:pStyle w:val="ListParagraph"/>
        <w:numPr>
          <w:ilvl w:val="1"/>
          <w:numId w:val="1"/>
        </w:numPr>
      </w:pPr>
      <w:r>
        <w:t xml:space="preserve">Stop </w:t>
      </w:r>
      <w:r w:rsidR="001B5026">
        <w:t>D</w:t>
      </w:r>
      <w:r w:rsidR="00C412E4">
        <w:t>emo</w:t>
      </w:r>
    </w:p>
    <w:p w:rsidR="00CD4BB4" w:rsidRDefault="00C412E4" w:rsidP="00C412E4">
      <w:pPr>
        <w:pStyle w:val="ListParagraph"/>
        <w:ind w:left="1440"/>
      </w:pPr>
      <w:r>
        <w:t xml:space="preserve">Scanning is stopped by hitting the STOP button as shown in the </w:t>
      </w:r>
      <w:r w:rsidR="00F638B0">
        <w:t>first screenshot below</w:t>
      </w:r>
      <w:r>
        <w:t xml:space="preserve">. After scanning is halted, the </w:t>
      </w:r>
      <w:r w:rsidR="00CD4BB4">
        <w:t>global point cloud</w:t>
      </w:r>
      <w:r>
        <w:t xml:space="preserve"> is displayed as shown in the </w:t>
      </w:r>
      <w:r w:rsidR="00F638B0">
        <w:t xml:space="preserve">second </w:t>
      </w:r>
      <w:r>
        <w:t>screenshot below.</w:t>
      </w:r>
    </w:p>
    <w:p w:rsidR="007D54F5" w:rsidRDefault="007D54F5" w:rsidP="007D54F5">
      <w:pPr>
        <w:jc w:val="center"/>
      </w:pPr>
      <w:r w:rsidRPr="00271AB5">
        <w:rPr>
          <w:noProof/>
          <w:lang w:eastAsia="en-US"/>
        </w:rPr>
        <mc:AlternateContent>
          <mc:Choice Requires="wps">
            <w:drawing>
              <wp:anchor distT="0" distB="0" distL="114300" distR="114300" simplePos="0" relativeHeight="251780096" behindDoc="0" locked="0" layoutInCell="1" allowOverlap="1" wp14:anchorId="10F5EC38" wp14:editId="4573DE3C">
                <wp:simplePos x="0" y="0"/>
                <wp:positionH relativeFrom="column">
                  <wp:posOffset>2146300</wp:posOffset>
                </wp:positionH>
                <wp:positionV relativeFrom="paragraph">
                  <wp:posOffset>546100</wp:posOffset>
                </wp:positionV>
                <wp:extent cx="406400" cy="393700"/>
                <wp:effectExtent l="0" t="0" r="50800" b="63500"/>
                <wp:wrapNone/>
                <wp:docPr id="24" name="Straight Arrow Connector 24"/>
                <wp:cNvGraphicFramePr/>
                <a:graphic xmlns:a="http://schemas.openxmlformats.org/drawingml/2006/main">
                  <a:graphicData uri="http://schemas.microsoft.com/office/word/2010/wordprocessingShape">
                    <wps:wsp>
                      <wps:cNvCnPr/>
                      <wps:spPr>
                        <a:xfrm>
                          <a:off x="0" y="0"/>
                          <a:ext cx="406400" cy="393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69pt;margin-top:43pt;width:32pt;height: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" strokecolor="#4579b8 [3044]">
                <v:stroke endarrow="open"/>
              </v:shape>
            </w:pict>
          </mc:Fallback>
        </mc:AlternateContent>
      </w:r>
      <w:r w:rsidRPr="00271AB5">
        <w:rPr>
          <w:noProof/>
          <w:lang w:eastAsia="en-US"/>
        </w:rPr>
        <mc:AlternateContent>
          <mc:Choice Requires="wps">
            <w:drawing>
              <wp:anchor distT="0" distB="0" distL="114300" distR="114300" simplePos="0" relativeHeight="251779072" behindDoc="0" locked="0" layoutInCell="1" allowOverlap="1" wp14:anchorId="1AB2AB70" wp14:editId="53679A6A">
                <wp:simplePos x="0" y="0"/>
                <wp:positionH relativeFrom="column">
                  <wp:posOffset>1397000</wp:posOffset>
                </wp:positionH>
                <wp:positionV relativeFrom="paragraph">
                  <wp:posOffset>311150</wp:posOffset>
                </wp:positionV>
                <wp:extent cx="1257300" cy="234950"/>
                <wp:effectExtent l="0" t="0" r="19050" b="1270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34950"/>
                        </a:xfrm>
                        <a:prstGeom prst="rect">
                          <a:avLst/>
                        </a:prstGeom>
                        <a:solidFill>
                          <a:srgbClr val="FFFFFF"/>
                        </a:solidFill>
                        <a:ln w="9525">
                          <a:solidFill>
                            <a:srgbClr val="000000"/>
                          </a:solidFill>
                          <a:miter lim="800000"/>
                          <a:headEnd/>
                          <a:tailEnd/>
                        </a:ln>
                      </wps:spPr>
                      <wps:txbx>
                        <w:txbxContent>
                          <w:p w:rsidR="007D54F5" w:rsidRDefault="007D54F5" w:rsidP="007D54F5">
                            <w:r>
                              <w:t>Hit “STOP”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110pt;margin-top:24.5pt;width:99pt;height:1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h4QJwIAAE4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">
                <v:textbox>
                  <w:txbxContent>
                    <w:p w:rsidR="007D54F5" w:rsidRDefault="007D54F5" w:rsidP="007D54F5">
                      <w:r>
                        <w:t>Hit “STOP” button</w:t>
                      </w:r>
                    </w:p>
                  </w:txbxContent>
                </v:textbox>
              </v:shape>
            </w:pict>
          </mc:Fallback>
        </mc:AlternateContent>
      </w:r>
      <w:r w:rsidRPr="00CD4BB4">
        <w:rPr>
          <w:noProof/>
          <w:lang w:eastAsia="en-US"/>
        </w:rPr>
        <mc:AlternateContent>
          <mc:Choice Requires="wps">
            <w:drawing>
              <wp:anchor distT="0" distB="0" distL="114300" distR="114300" simplePos="0" relativeHeight="251778048" behindDoc="0" locked="0" layoutInCell="1" allowOverlap="1" wp14:anchorId="17513FF2" wp14:editId="230EF165">
                <wp:simplePos x="0" y="0"/>
                <wp:positionH relativeFrom="column">
                  <wp:posOffset>3746500</wp:posOffset>
                </wp:positionH>
                <wp:positionV relativeFrom="paragraph">
                  <wp:posOffset>546100</wp:posOffset>
                </wp:positionV>
                <wp:extent cx="323850" cy="304800"/>
                <wp:effectExtent l="0" t="0" r="76200" b="57150"/>
                <wp:wrapNone/>
                <wp:docPr id="289" name="Straight Arrow Connector 289"/>
                <wp:cNvGraphicFramePr/>
                <a:graphic xmlns:a="http://schemas.openxmlformats.org/drawingml/2006/main">
                  <a:graphicData uri="http://schemas.microsoft.com/office/word/2010/wordprocessingShape">
                    <wps:wsp>
                      <wps:cNvCnPr/>
                      <wps:spPr>
                        <a:xfrm>
                          <a:off x="0" y="0"/>
                          <a:ext cx="32385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95pt;margin-top:43pt;width:25.5pt;height:2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" strokecolor="#4579b8 [3044]">
                <v:stroke endarrow="open"/>
              </v:shape>
            </w:pict>
          </mc:Fallback>
        </mc:AlternateContent>
      </w:r>
      <w:r w:rsidRPr="00CD4BB4">
        <w:rPr>
          <w:noProof/>
          <w:lang w:eastAsia="en-US"/>
        </w:rPr>
        <mc:AlternateContent>
          <mc:Choice Requires="wps">
            <w:drawing>
              <wp:anchor distT="0" distB="0" distL="114300" distR="114300" simplePos="0" relativeHeight="251776000" behindDoc="0" locked="0" layoutInCell="1" allowOverlap="1" wp14:anchorId="0AB51CB3" wp14:editId="611AAFBB">
                <wp:simplePos x="0" y="0"/>
                <wp:positionH relativeFrom="column">
                  <wp:posOffset>3371850</wp:posOffset>
                </wp:positionH>
                <wp:positionV relativeFrom="paragraph">
                  <wp:posOffset>311150</wp:posOffset>
                </wp:positionV>
                <wp:extent cx="1295400" cy="234950"/>
                <wp:effectExtent l="0" t="0" r="1905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34950"/>
                        </a:xfrm>
                        <a:prstGeom prst="rect">
                          <a:avLst/>
                        </a:prstGeom>
                        <a:solidFill>
                          <a:srgbClr val="FFFFFF"/>
                        </a:solidFill>
                        <a:ln w="9525">
                          <a:solidFill>
                            <a:srgbClr val="000000"/>
                          </a:solidFill>
                          <a:miter lim="800000"/>
                          <a:headEnd/>
                          <a:tailEnd/>
                        </a:ln>
                      </wps:spPr>
                      <wps:txbx>
                        <w:txbxContent>
                          <w:p w:rsidR="007D54F5" w:rsidRDefault="007D54F5" w:rsidP="007D54F5">
                            <w:r>
                              <w:t>Global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65.5pt;margin-top:24.5pt;width:102pt;height: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">
                <v:textbox>
                  <w:txbxContent>
                    <w:p w:rsidR="007D54F5" w:rsidRDefault="007D54F5" w:rsidP="007D54F5">
                      <w:r>
                        <w:t>Global Point Cloud</w:t>
                      </w:r>
                    </w:p>
                  </w:txbxContent>
                </v:textbox>
              </v:shape>
            </w:pict>
          </mc:Fallback>
        </mc:AlternateContent>
      </w:r>
      <w:r w:rsidRPr="00CD4BB4">
        <w:rPr>
          <w:noProof/>
          <w:lang w:eastAsia="en-US"/>
        </w:rPr>
        <mc:AlternateContent>
          <mc:Choice Requires="wps">
            <w:drawing>
              <wp:anchor distT="0" distB="0" distL="114300" distR="114300" simplePos="0" relativeHeight="251777024" behindDoc="0" locked="0" layoutInCell="1" allowOverlap="1" wp14:anchorId="0CA5A335" wp14:editId="4972E89E">
                <wp:simplePos x="0" y="0"/>
                <wp:positionH relativeFrom="column">
                  <wp:posOffset>2774950</wp:posOffset>
                </wp:positionH>
                <wp:positionV relativeFrom="paragraph">
                  <wp:posOffset>850900</wp:posOffset>
                </wp:positionV>
                <wp:extent cx="381000" cy="0"/>
                <wp:effectExtent l="0" t="76200" r="19050" b="114300"/>
                <wp:wrapNone/>
                <wp:docPr id="293" name="Straight Arrow Connector 2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18.5pt;margin-top:67pt;width:30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" strokecolor="#4579b8 [3044]">
                <v:stroke endarrow="open"/>
              </v:shape>
            </w:pict>
          </mc:Fallback>
        </mc:AlternateContent>
      </w:r>
      <w:r>
        <w:rPr>
          <w:noProof/>
          <w:lang w:eastAsia="en-US"/>
        </w:rPr>
        <w:drawing>
          <wp:inline distT="0" distB="0" distL="0" distR="0" wp14:anchorId="7C1046E4" wp14:editId="177C8122">
            <wp:extent cx="2578100" cy="1611312"/>
            <wp:effectExtent l="0" t="0" r="0" b="825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6-46-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405" cy="1612128"/>
                    </a:xfrm>
                    <a:prstGeom prst="rect">
                      <a:avLst/>
                    </a:prstGeom>
                  </pic:spPr>
                </pic:pic>
              </a:graphicData>
            </a:graphic>
          </wp:inline>
        </w:drawing>
      </w:r>
      <w:r>
        <w:t xml:space="preserve">            </w:t>
      </w:r>
      <w:r>
        <w:rPr>
          <w:noProof/>
          <w:lang w:eastAsia="en-US"/>
        </w:rPr>
        <w:drawing>
          <wp:inline distT="0" distB="0" distL="0" distR="0" wp14:anchorId="08AA8814" wp14:editId="11331786">
            <wp:extent cx="2584450" cy="1615281"/>
            <wp:effectExtent l="0" t="0" r="6350"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7-11-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4450" cy="1615281"/>
                    </a:xfrm>
                    <a:prstGeom prst="rect">
                      <a:avLst/>
                    </a:prstGeom>
                  </pic:spPr>
                </pic:pic>
              </a:graphicData>
            </a:graphic>
          </wp:inline>
        </w:drawing>
      </w:r>
    </w:p>
    <w:p w:rsidR="00C412E4" w:rsidRDefault="00DA0092" w:rsidP="00C412E4">
      <w:pPr>
        <w:pStyle w:val="ListParagraph"/>
        <w:numPr>
          <w:ilvl w:val="1"/>
          <w:numId w:val="1"/>
        </w:numPr>
      </w:pPr>
      <w:r>
        <w:t xml:space="preserve">Display </w:t>
      </w:r>
      <w:r w:rsidR="001B5026">
        <w:t>Global Mesh</w:t>
      </w:r>
    </w:p>
    <w:p w:rsidR="00CD4BB4" w:rsidRDefault="00C412E4" w:rsidP="00C412E4">
      <w:pPr>
        <w:pStyle w:val="ListParagraph"/>
        <w:ind w:left="1440"/>
      </w:pPr>
      <w:r>
        <w:t>After the global point cloud is displayed as shown in the screenshot above, the user can hit the “MESH ON” button to display the global mesh as shown in the screenshot</w:t>
      </w:r>
      <w:r w:rsidR="00F638B0">
        <w:t>s</w:t>
      </w:r>
      <w:r>
        <w:t xml:space="preserve"> below.</w:t>
      </w:r>
    </w:p>
    <w:p w:rsidR="00F2186C" w:rsidRDefault="007D54F5" w:rsidP="00F638B0">
      <w:pPr>
        <w:jc w:val="center"/>
      </w:pPr>
      <w:r w:rsidRPr="00271AB5">
        <w:rPr>
          <w:noProof/>
          <w:lang w:eastAsia="en-US"/>
        </w:rPr>
        <mc:AlternateContent>
          <mc:Choice Requires="wps">
            <w:drawing>
              <wp:anchor distT="0" distB="0" distL="114300" distR="114300" simplePos="0" relativeHeight="251784192" behindDoc="0" locked="0" layoutInCell="1" allowOverlap="1" wp14:anchorId="1CFAA4A5" wp14:editId="568B06BC">
                <wp:simplePos x="0" y="0"/>
                <wp:positionH relativeFrom="column">
                  <wp:posOffset>1949450</wp:posOffset>
                </wp:positionH>
                <wp:positionV relativeFrom="paragraph">
                  <wp:posOffset>1232535</wp:posOffset>
                </wp:positionV>
                <wp:extent cx="565150" cy="101600"/>
                <wp:effectExtent l="0" t="76200" r="44450" b="31750"/>
                <wp:wrapNone/>
                <wp:docPr id="296" name="Straight Arrow Connector 296"/>
                <wp:cNvGraphicFramePr/>
                <a:graphic xmlns:a="http://schemas.openxmlformats.org/drawingml/2006/main">
                  <a:graphicData uri="http://schemas.microsoft.com/office/word/2010/wordprocessingShape">
                    <wps:wsp>
                      <wps:cNvCnPr/>
                      <wps:spPr>
                        <a:xfrm flipV="1">
                          <a:off x="0" y="0"/>
                          <a:ext cx="565150" cy="101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153.5pt;margin-top:97.05pt;width:44.5pt;height:8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" strokecolor="#4579b8 [3044]">
                <v:stroke endarrow="open"/>
              </v:shape>
            </w:pict>
          </mc:Fallback>
        </mc:AlternateContent>
      </w:r>
      <w:r w:rsidRPr="00271AB5">
        <w:rPr>
          <w:noProof/>
          <w:lang w:eastAsia="en-US"/>
        </w:rPr>
        <mc:AlternateContent>
          <mc:Choice Requires="wps">
            <w:drawing>
              <wp:anchor distT="0" distB="0" distL="114300" distR="114300" simplePos="0" relativeHeight="251783168" behindDoc="0" locked="0" layoutInCell="1" allowOverlap="1" wp14:anchorId="2E8E4E5D" wp14:editId="24610720">
                <wp:simplePos x="0" y="0"/>
                <wp:positionH relativeFrom="column">
                  <wp:posOffset>1155700</wp:posOffset>
                </wp:positionH>
                <wp:positionV relativeFrom="paragraph">
                  <wp:posOffset>1334135</wp:posOffset>
                </wp:positionV>
                <wp:extent cx="1257300" cy="234950"/>
                <wp:effectExtent l="0" t="0" r="19050" b="1270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34950"/>
                        </a:xfrm>
                        <a:prstGeom prst="rect">
                          <a:avLst/>
                        </a:prstGeom>
                        <a:solidFill>
                          <a:srgbClr val="FFFFFF"/>
                        </a:solidFill>
                        <a:ln w="9525">
                          <a:solidFill>
                            <a:srgbClr val="000000"/>
                          </a:solidFill>
                          <a:miter lim="800000"/>
                          <a:headEnd/>
                          <a:tailEnd/>
                        </a:ln>
                      </wps:spPr>
                      <wps:txbx>
                        <w:txbxContent>
                          <w:p w:rsidR="007D54F5" w:rsidRPr="00C732C7" w:rsidRDefault="007D54F5" w:rsidP="007D54F5">
                            <w:pPr>
                              <w:rPr>
                                <w:sz w:val="18"/>
                                <w:szCs w:val="18"/>
                              </w:rPr>
                            </w:pPr>
                            <w:r w:rsidRPr="00C732C7">
                              <w:rPr>
                                <w:sz w:val="18"/>
                                <w:szCs w:val="18"/>
                              </w:rPr>
                              <w:t>Hit “</w:t>
                            </w:r>
                            <w:r>
                              <w:rPr>
                                <w:sz w:val="18"/>
                                <w:szCs w:val="18"/>
                              </w:rPr>
                              <w:t>MESH ON</w:t>
                            </w:r>
                            <w:r w:rsidRPr="00C732C7">
                              <w:rPr>
                                <w:sz w:val="18"/>
                                <w:szCs w:val="18"/>
                              </w:rPr>
                              <w: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91pt;margin-top:105.05pt;width:99pt;height:1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1U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">
                <v:textbox>
                  <w:txbxContent>
                    <w:p w:rsidR="007D54F5" w:rsidRPr="00C732C7" w:rsidRDefault="007D54F5" w:rsidP="007D54F5">
                      <w:pPr>
                        <w:rPr>
                          <w:sz w:val="18"/>
                          <w:szCs w:val="18"/>
                        </w:rPr>
                      </w:pPr>
                      <w:r w:rsidRPr="00C732C7">
                        <w:rPr>
                          <w:sz w:val="18"/>
                          <w:szCs w:val="18"/>
                        </w:rPr>
                        <w:t>Hit “</w:t>
                      </w:r>
                      <w:r>
                        <w:rPr>
                          <w:sz w:val="18"/>
                          <w:szCs w:val="18"/>
                        </w:rPr>
                        <w:t>MESH ON</w:t>
                      </w:r>
                      <w:r w:rsidRPr="00C732C7">
                        <w:rPr>
                          <w:sz w:val="18"/>
                          <w:szCs w:val="18"/>
                        </w:rPr>
                        <w:t>” button</w:t>
                      </w:r>
                    </w:p>
                  </w:txbxContent>
                </v:textbox>
              </v:shape>
            </w:pict>
          </mc:Fallback>
        </mc:AlternateContent>
      </w:r>
      <w:r w:rsidRPr="00CD4BB4">
        <w:rPr>
          <w:noProof/>
          <w:lang w:eastAsia="en-US"/>
        </w:rPr>
        <mc:AlternateContent>
          <mc:Choice Requires="wps">
            <w:drawing>
              <wp:anchor distT="0" distB="0" distL="114300" distR="114300" simplePos="0" relativeHeight="251782144" behindDoc="0" locked="0" layoutInCell="1" allowOverlap="1" wp14:anchorId="395B1916" wp14:editId="76DE3F40">
                <wp:simplePos x="0" y="0"/>
                <wp:positionH relativeFrom="column">
                  <wp:posOffset>2774950</wp:posOffset>
                </wp:positionH>
                <wp:positionV relativeFrom="paragraph">
                  <wp:posOffset>838835</wp:posOffset>
                </wp:positionV>
                <wp:extent cx="381000" cy="0"/>
                <wp:effectExtent l="0" t="76200" r="19050" b="114300"/>
                <wp:wrapNone/>
                <wp:docPr id="298" name="Straight Arrow Connector 298"/>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18.5pt;margin-top:66.05pt;width:30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" strokecolor="#4579b8 [3044]">
                <v:stroke endarrow="open"/>
              </v:shape>
            </w:pict>
          </mc:Fallback>
        </mc:AlternateContent>
      </w:r>
      <w:r>
        <w:rPr>
          <w:noProof/>
          <w:lang w:eastAsia="en-US"/>
        </w:rPr>
        <w:drawing>
          <wp:inline distT="0" distB="0" distL="0" distR="0" wp14:anchorId="472D676C" wp14:editId="33E566BD">
            <wp:extent cx="2584450" cy="1615281"/>
            <wp:effectExtent l="0" t="0" r="6350" b="44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7-11-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4450" cy="1615281"/>
                    </a:xfrm>
                    <a:prstGeom prst="rect">
                      <a:avLst/>
                    </a:prstGeom>
                  </pic:spPr>
                </pic:pic>
              </a:graphicData>
            </a:graphic>
          </wp:inline>
        </w:drawing>
      </w:r>
      <w:r>
        <w:t xml:space="preserve">            </w:t>
      </w:r>
      <w:r>
        <w:rPr>
          <w:noProof/>
          <w:lang w:eastAsia="en-US"/>
        </w:rPr>
        <w:drawing>
          <wp:inline distT="0" distB="0" distL="0" distR="0" wp14:anchorId="02A32599" wp14:editId="47E61641">
            <wp:extent cx="2584450" cy="1615282"/>
            <wp:effectExtent l="0" t="0" r="635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12-26-17-11-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1035" cy="1619397"/>
                    </a:xfrm>
                    <a:prstGeom prst="rect">
                      <a:avLst/>
                    </a:prstGeom>
                  </pic:spPr>
                </pic:pic>
              </a:graphicData>
            </a:graphic>
          </wp:inline>
        </w:drawing>
      </w:r>
    </w:p>
    <w:sectPr w:rsidR="00F2186C" w:rsidSect="00320091">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019" w:rsidRDefault="00361019" w:rsidP="0079321D">
      <w:pPr>
        <w:spacing w:after="0" w:line="240" w:lineRule="auto"/>
      </w:pPr>
      <w:r>
        <w:separator/>
      </w:r>
    </w:p>
  </w:endnote>
  <w:endnote w:type="continuationSeparator" w:id="0">
    <w:p w:rsidR="00361019" w:rsidRDefault="00361019" w:rsidP="00793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41E" w:rsidRDefault="009704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320091" w:rsidTr="00320091">
      <w:tc>
        <w:tcPr>
          <w:tcW w:w="3192" w:type="dxa"/>
        </w:tcPr>
        <w:p w:rsidR="00320091" w:rsidRDefault="00361019">
          <w:pPr>
            <w:pStyle w:val="Footer"/>
          </w:pPr>
          <w:hyperlink r:id="rId1" w:history="1">
            <w:r w:rsidR="00320091" w:rsidRPr="00E21DAF">
              <w:rPr>
                <w:rStyle w:val="Hyperlink"/>
              </w:rPr>
              <w:t>www.vangoghimaging.com</w:t>
            </w:r>
          </w:hyperlink>
          <w:r w:rsidR="00320091">
            <w:t xml:space="preserve"> </w:t>
          </w:r>
        </w:p>
      </w:tc>
      <w:tc>
        <w:tcPr>
          <w:tcW w:w="3192" w:type="dxa"/>
        </w:tcPr>
        <w:p w:rsidR="00320091" w:rsidRDefault="00320091" w:rsidP="00320091">
          <w:pPr>
            <w:pStyle w:val="Footer"/>
            <w:jc w:val="center"/>
          </w:pPr>
        </w:p>
      </w:tc>
      <w:tc>
        <w:tcPr>
          <w:tcW w:w="3192" w:type="dxa"/>
        </w:tcPr>
        <w:p w:rsidR="00320091" w:rsidRDefault="00320091" w:rsidP="00320091">
          <w:pPr>
            <w:pStyle w:val="Footer"/>
            <w:jc w:val="right"/>
          </w:pPr>
          <w:r>
            <w:fldChar w:fldCharType="begin"/>
          </w:r>
          <w:r>
            <w:instrText xml:space="preserve"> PAGE   \* MERGEFORMAT </w:instrText>
          </w:r>
          <w:r>
            <w:fldChar w:fldCharType="separate"/>
          </w:r>
          <w:r w:rsidR="00244F6E">
            <w:rPr>
              <w:noProof/>
            </w:rPr>
            <w:t>1</w:t>
          </w:r>
          <w:r>
            <w:rPr>
              <w:noProof/>
            </w:rPr>
            <w:fldChar w:fldCharType="end"/>
          </w:r>
        </w:p>
      </w:tc>
    </w:tr>
  </w:tbl>
  <w:p w:rsidR="0079321D" w:rsidRDefault="0079321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41E" w:rsidRDefault="009704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019" w:rsidRDefault="00361019" w:rsidP="0079321D">
      <w:pPr>
        <w:spacing w:after="0" w:line="240" w:lineRule="auto"/>
      </w:pPr>
      <w:r>
        <w:separator/>
      </w:r>
    </w:p>
  </w:footnote>
  <w:footnote w:type="continuationSeparator" w:id="0">
    <w:p w:rsidR="00361019" w:rsidRDefault="00361019" w:rsidP="007932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41E" w:rsidRDefault="009704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C73E9" w:rsidTr="00BC73E9">
      <w:tc>
        <w:tcPr>
          <w:tcW w:w="4788" w:type="dxa"/>
        </w:tcPr>
        <w:p w:rsidR="00BC73E9" w:rsidRDefault="00BC73E9" w:rsidP="00BC73E9">
          <w:pPr>
            <w:pStyle w:val="Header"/>
          </w:pPr>
          <w:r>
            <w:rPr>
              <w:noProof/>
              <w:lang w:eastAsia="en-US"/>
            </w:rPr>
            <w:drawing>
              <wp:inline distT="0" distB="0" distL="0" distR="0" wp14:anchorId="71ECB014" wp14:editId="202BE14F">
                <wp:extent cx="2270868" cy="413657"/>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2277848" cy="414928"/>
                        </a:xfrm>
                        <a:prstGeom prst="rect">
                          <a:avLst/>
                        </a:prstGeom>
                      </pic:spPr>
                    </pic:pic>
                  </a:graphicData>
                </a:graphic>
              </wp:inline>
            </w:drawing>
          </w:r>
        </w:p>
      </w:tc>
      <w:tc>
        <w:tcPr>
          <w:tcW w:w="4788" w:type="dxa"/>
          <w:vAlign w:val="center"/>
        </w:tcPr>
        <w:p w:rsidR="00BC73E9" w:rsidRDefault="00BC73E9" w:rsidP="00BC73E9">
          <w:pPr>
            <w:pStyle w:val="Header"/>
            <w:jc w:val="right"/>
          </w:pPr>
          <w:r>
            <w:t>Starry Night User Manual Version 1.0</w:t>
          </w:r>
        </w:p>
      </w:tc>
    </w:tr>
  </w:tbl>
  <w:p w:rsidR="0079321D" w:rsidRDefault="007932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41E" w:rsidRDefault="009704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224D"/>
    <w:multiLevelType w:val="hybridMultilevel"/>
    <w:tmpl w:val="146830F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339C36EE"/>
    <w:multiLevelType w:val="hybridMultilevel"/>
    <w:tmpl w:val="128000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97396D"/>
    <w:multiLevelType w:val="hybridMultilevel"/>
    <w:tmpl w:val="AEE6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1C3F97"/>
    <w:multiLevelType w:val="multilevel"/>
    <w:tmpl w:val="42E823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44D43AF0"/>
    <w:multiLevelType w:val="multilevel"/>
    <w:tmpl w:val="42E823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524D1B4F"/>
    <w:multiLevelType w:val="multilevel"/>
    <w:tmpl w:val="42E8230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833"/>
    <w:rsid w:val="0000048F"/>
    <w:rsid w:val="00006789"/>
    <w:rsid w:val="00010D35"/>
    <w:rsid w:val="0001743C"/>
    <w:rsid w:val="000179C0"/>
    <w:rsid w:val="00020AC3"/>
    <w:rsid w:val="0002149F"/>
    <w:rsid w:val="00022039"/>
    <w:rsid w:val="00025C27"/>
    <w:rsid w:val="00027D7F"/>
    <w:rsid w:val="00051451"/>
    <w:rsid w:val="00054B55"/>
    <w:rsid w:val="0006041D"/>
    <w:rsid w:val="00062B79"/>
    <w:rsid w:val="00067E76"/>
    <w:rsid w:val="00070B75"/>
    <w:rsid w:val="00071CAC"/>
    <w:rsid w:val="0007216F"/>
    <w:rsid w:val="000732CA"/>
    <w:rsid w:val="00076B37"/>
    <w:rsid w:val="0008189E"/>
    <w:rsid w:val="00082DD2"/>
    <w:rsid w:val="00087455"/>
    <w:rsid w:val="00092306"/>
    <w:rsid w:val="00094D7A"/>
    <w:rsid w:val="00096F9A"/>
    <w:rsid w:val="000A00E2"/>
    <w:rsid w:val="000B26D2"/>
    <w:rsid w:val="000C1495"/>
    <w:rsid w:val="000C31C7"/>
    <w:rsid w:val="000D32E5"/>
    <w:rsid w:val="000D55AB"/>
    <w:rsid w:val="000E146A"/>
    <w:rsid w:val="000E5A16"/>
    <w:rsid w:val="000E67F1"/>
    <w:rsid w:val="000E6C86"/>
    <w:rsid w:val="000F7DF3"/>
    <w:rsid w:val="001054B2"/>
    <w:rsid w:val="001061CA"/>
    <w:rsid w:val="00114014"/>
    <w:rsid w:val="00114B99"/>
    <w:rsid w:val="00117ECA"/>
    <w:rsid w:val="0012103A"/>
    <w:rsid w:val="001277F4"/>
    <w:rsid w:val="00127E21"/>
    <w:rsid w:val="00127E6F"/>
    <w:rsid w:val="00134222"/>
    <w:rsid w:val="00135A99"/>
    <w:rsid w:val="001433C7"/>
    <w:rsid w:val="00162030"/>
    <w:rsid w:val="001620C7"/>
    <w:rsid w:val="0016534C"/>
    <w:rsid w:val="00182369"/>
    <w:rsid w:val="0019013E"/>
    <w:rsid w:val="0019289C"/>
    <w:rsid w:val="001A21D8"/>
    <w:rsid w:val="001B5026"/>
    <w:rsid w:val="001B61F5"/>
    <w:rsid w:val="001C26EA"/>
    <w:rsid w:val="001C335B"/>
    <w:rsid w:val="001C72DA"/>
    <w:rsid w:val="001D18C2"/>
    <w:rsid w:val="001D24A0"/>
    <w:rsid w:val="001F01EF"/>
    <w:rsid w:val="001F08E5"/>
    <w:rsid w:val="001F48EC"/>
    <w:rsid w:val="00201132"/>
    <w:rsid w:val="00203775"/>
    <w:rsid w:val="0020465C"/>
    <w:rsid w:val="00205863"/>
    <w:rsid w:val="0020758E"/>
    <w:rsid w:val="00217BC5"/>
    <w:rsid w:val="0022326A"/>
    <w:rsid w:val="00235105"/>
    <w:rsid w:val="00240FD6"/>
    <w:rsid w:val="00244F6E"/>
    <w:rsid w:val="002534AE"/>
    <w:rsid w:val="00255D13"/>
    <w:rsid w:val="00282229"/>
    <w:rsid w:val="002846F8"/>
    <w:rsid w:val="00284B6D"/>
    <w:rsid w:val="00284C67"/>
    <w:rsid w:val="002A00BE"/>
    <w:rsid w:val="002A0730"/>
    <w:rsid w:val="002A42A2"/>
    <w:rsid w:val="002B109D"/>
    <w:rsid w:val="002B3690"/>
    <w:rsid w:val="002B5238"/>
    <w:rsid w:val="002C1C11"/>
    <w:rsid w:val="002C2A4C"/>
    <w:rsid w:val="002E1E32"/>
    <w:rsid w:val="002E2450"/>
    <w:rsid w:val="002F346B"/>
    <w:rsid w:val="002F5F87"/>
    <w:rsid w:val="00305AF7"/>
    <w:rsid w:val="00305DD7"/>
    <w:rsid w:val="00307F4A"/>
    <w:rsid w:val="003103CB"/>
    <w:rsid w:val="00310B76"/>
    <w:rsid w:val="00312497"/>
    <w:rsid w:val="003139B9"/>
    <w:rsid w:val="00320091"/>
    <w:rsid w:val="00330DEE"/>
    <w:rsid w:val="003321A0"/>
    <w:rsid w:val="003327E1"/>
    <w:rsid w:val="0033361B"/>
    <w:rsid w:val="003368BE"/>
    <w:rsid w:val="00336DB4"/>
    <w:rsid w:val="00353DE1"/>
    <w:rsid w:val="00356844"/>
    <w:rsid w:val="00357EC9"/>
    <w:rsid w:val="00360F4E"/>
    <w:rsid w:val="00361019"/>
    <w:rsid w:val="00366026"/>
    <w:rsid w:val="003767D4"/>
    <w:rsid w:val="003848AA"/>
    <w:rsid w:val="003878C4"/>
    <w:rsid w:val="003905D5"/>
    <w:rsid w:val="00392E7A"/>
    <w:rsid w:val="00393175"/>
    <w:rsid w:val="003962BB"/>
    <w:rsid w:val="003A2501"/>
    <w:rsid w:val="003A2A6A"/>
    <w:rsid w:val="003A5E23"/>
    <w:rsid w:val="003B6270"/>
    <w:rsid w:val="003C49BF"/>
    <w:rsid w:val="003C5E0D"/>
    <w:rsid w:val="003D5659"/>
    <w:rsid w:val="003D646A"/>
    <w:rsid w:val="003E4AE7"/>
    <w:rsid w:val="00402245"/>
    <w:rsid w:val="004116E3"/>
    <w:rsid w:val="00412A68"/>
    <w:rsid w:val="00423080"/>
    <w:rsid w:val="004230DF"/>
    <w:rsid w:val="004259AB"/>
    <w:rsid w:val="0042728B"/>
    <w:rsid w:val="00427CAE"/>
    <w:rsid w:val="00435049"/>
    <w:rsid w:val="00452DA3"/>
    <w:rsid w:val="0045341F"/>
    <w:rsid w:val="004576CB"/>
    <w:rsid w:val="0046202B"/>
    <w:rsid w:val="00463455"/>
    <w:rsid w:val="004649C1"/>
    <w:rsid w:val="004817FD"/>
    <w:rsid w:val="00481CD0"/>
    <w:rsid w:val="00482F58"/>
    <w:rsid w:val="00487DDF"/>
    <w:rsid w:val="004A10F8"/>
    <w:rsid w:val="004A25AD"/>
    <w:rsid w:val="004B45DD"/>
    <w:rsid w:val="004D18F6"/>
    <w:rsid w:val="004D2E38"/>
    <w:rsid w:val="004E5C21"/>
    <w:rsid w:val="005028E0"/>
    <w:rsid w:val="00522CBC"/>
    <w:rsid w:val="00523DD1"/>
    <w:rsid w:val="005254A3"/>
    <w:rsid w:val="005359B5"/>
    <w:rsid w:val="0054620A"/>
    <w:rsid w:val="005521C5"/>
    <w:rsid w:val="00553354"/>
    <w:rsid w:val="005557CE"/>
    <w:rsid w:val="005727D3"/>
    <w:rsid w:val="005807EA"/>
    <w:rsid w:val="00592079"/>
    <w:rsid w:val="005A2312"/>
    <w:rsid w:val="005A35A1"/>
    <w:rsid w:val="005A35D7"/>
    <w:rsid w:val="005A59AF"/>
    <w:rsid w:val="005B1A3B"/>
    <w:rsid w:val="005B254A"/>
    <w:rsid w:val="005B564C"/>
    <w:rsid w:val="005D0ED6"/>
    <w:rsid w:val="005D3644"/>
    <w:rsid w:val="005D7C98"/>
    <w:rsid w:val="005E20B4"/>
    <w:rsid w:val="005E2339"/>
    <w:rsid w:val="005E2DB5"/>
    <w:rsid w:val="005F48D4"/>
    <w:rsid w:val="005F5FCE"/>
    <w:rsid w:val="00604A25"/>
    <w:rsid w:val="00614429"/>
    <w:rsid w:val="0062568F"/>
    <w:rsid w:val="00626933"/>
    <w:rsid w:val="0064157D"/>
    <w:rsid w:val="0064303F"/>
    <w:rsid w:val="0064745F"/>
    <w:rsid w:val="0065090E"/>
    <w:rsid w:val="00653D90"/>
    <w:rsid w:val="0065493C"/>
    <w:rsid w:val="00654E47"/>
    <w:rsid w:val="00656DE0"/>
    <w:rsid w:val="00662DA0"/>
    <w:rsid w:val="006638C5"/>
    <w:rsid w:val="00663F55"/>
    <w:rsid w:val="00684C90"/>
    <w:rsid w:val="00691C43"/>
    <w:rsid w:val="006B709A"/>
    <w:rsid w:val="006D0734"/>
    <w:rsid w:val="006D0B99"/>
    <w:rsid w:val="006E33AB"/>
    <w:rsid w:val="006E6F38"/>
    <w:rsid w:val="006F0D29"/>
    <w:rsid w:val="006F1E97"/>
    <w:rsid w:val="00704B8B"/>
    <w:rsid w:val="00707D81"/>
    <w:rsid w:val="0071057B"/>
    <w:rsid w:val="00721647"/>
    <w:rsid w:val="0072389E"/>
    <w:rsid w:val="007300B5"/>
    <w:rsid w:val="007318CF"/>
    <w:rsid w:val="00731A19"/>
    <w:rsid w:val="0073236B"/>
    <w:rsid w:val="0073487C"/>
    <w:rsid w:val="0074321A"/>
    <w:rsid w:val="00743BFA"/>
    <w:rsid w:val="00753CB6"/>
    <w:rsid w:val="007759E9"/>
    <w:rsid w:val="00776589"/>
    <w:rsid w:val="00781855"/>
    <w:rsid w:val="00781B14"/>
    <w:rsid w:val="007864E5"/>
    <w:rsid w:val="00787003"/>
    <w:rsid w:val="0079306D"/>
    <w:rsid w:val="0079321D"/>
    <w:rsid w:val="00794C8A"/>
    <w:rsid w:val="007950FA"/>
    <w:rsid w:val="007A2F2A"/>
    <w:rsid w:val="007A5916"/>
    <w:rsid w:val="007B14A1"/>
    <w:rsid w:val="007C1C68"/>
    <w:rsid w:val="007C414F"/>
    <w:rsid w:val="007D54F5"/>
    <w:rsid w:val="007D5B88"/>
    <w:rsid w:val="007D677E"/>
    <w:rsid w:val="007E5656"/>
    <w:rsid w:val="007F00C2"/>
    <w:rsid w:val="00801FD1"/>
    <w:rsid w:val="00812ED8"/>
    <w:rsid w:val="00813788"/>
    <w:rsid w:val="00822DED"/>
    <w:rsid w:val="0082474C"/>
    <w:rsid w:val="0082633B"/>
    <w:rsid w:val="00832BEA"/>
    <w:rsid w:val="008348CA"/>
    <w:rsid w:val="00835F1E"/>
    <w:rsid w:val="00843A7D"/>
    <w:rsid w:val="00843E06"/>
    <w:rsid w:val="00851C1A"/>
    <w:rsid w:val="00853218"/>
    <w:rsid w:val="008532B6"/>
    <w:rsid w:val="008573E3"/>
    <w:rsid w:val="00857B5E"/>
    <w:rsid w:val="0087714A"/>
    <w:rsid w:val="00892034"/>
    <w:rsid w:val="008939CB"/>
    <w:rsid w:val="008A0C9C"/>
    <w:rsid w:val="008A1DEB"/>
    <w:rsid w:val="008A58A5"/>
    <w:rsid w:val="008B0F84"/>
    <w:rsid w:val="008B34FD"/>
    <w:rsid w:val="008B625A"/>
    <w:rsid w:val="008C21E1"/>
    <w:rsid w:val="008C38D3"/>
    <w:rsid w:val="008C7553"/>
    <w:rsid w:val="008D00FF"/>
    <w:rsid w:val="008D0959"/>
    <w:rsid w:val="008D163E"/>
    <w:rsid w:val="008D69F3"/>
    <w:rsid w:val="008E04D6"/>
    <w:rsid w:val="008E160D"/>
    <w:rsid w:val="008E2877"/>
    <w:rsid w:val="008E2AAE"/>
    <w:rsid w:val="008E4F74"/>
    <w:rsid w:val="008F3AE1"/>
    <w:rsid w:val="008F5E97"/>
    <w:rsid w:val="00903BAB"/>
    <w:rsid w:val="00904846"/>
    <w:rsid w:val="009223A4"/>
    <w:rsid w:val="009228B1"/>
    <w:rsid w:val="00922FA2"/>
    <w:rsid w:val="00924E89"/>
    <w:rsid w:val="009272EF"/>
    <w:rsid w:val="0092731A"/>
    <w:rsid w:val="009332DA"/>
    <w:rsid w:val="00935F07"/>
    <w:rsid w:val="009477FC"/>
    <w:rsid w:val="00950BB1"/>
    <w:rsid w:val="009546F3"/>
    <w:rsid w:val="00960833"/>
    <w:rsid w:val="0096440A"/>
    <w:rsid w:val="00966C5D"/>
    <w:rsid w:val="0097041E"/>
    <w:rsid w:val="00971E10"/>
    <w:rsid w:val="00973002"/>
    <w:rsid w:val="00973118"/>
    <w:rsid w:val="0098001E"/>
    <w:rsid w:val="00980D6F"/>
    <w:rsid w:val="0098626E"/>
    <w:rsid w:val="0099605F"/>
    <w:rsid w:val="009A1066"/>
    <w:rsid w:val="009B00EC"/>
    <w:rsid w:val="009B0352"/>
    <w:rsid w:val="009B1491"/>
    <w:rsid w:val="009B4C8B"/>
    <w:rsid w:val="009C0031"/>
    <w:rsid w:val="009D0672"/>
    <w:rsid w:val="009D41F6"/>
    <w:rsid w:val="009E3538"/>
    <w:rsid w:val="009F1A4F"/>
    <w:rsid w:val="009F4F6F"/>
    <w:rsid w:val="00A01A6B"/>
    <w:rsid w:val="00A01F5A"/>
    <w:rsid w:val="00A05BA4"/>
    <w:rsid w:val="00A070CD"/>
    <w:rsid w:val="00A14ED8"/>
    <w:rsid w:val="00A16178"/>
    <w:rsid w:val="00A22656"/>
    <w:rsid w:val="00A32715"/>
    <w:rsid w:val="00A3650C"/>
    <w:rsid w:val="00A37B2D"/>
    <w:rsid w:val="00A41705"/>
    <w:rsid w:val="00A41F44"/>
    <w:rsid w:val="00A42E4E"/>
    <w:rsid w:val="00A45E4F"/>
    <w:rsid w:val="00A54A7A"/>
    <w:rsid w:val="00A55F15"/>
    <w:rsid w:val="00A73153"/>
    <w:rsid w:val="00A7496E"/>
    <w:rsid w:val="00A75FC5"/>
    <w:rsid w:val="00A76FE7"/>
    <w:rsid w:val="00A77E4F"/>
    <w:rsid w:val="00A822FC"/>
    <w:rsid w:val="00A82B98"/>
    <w:rsid w:val="00A91E95"/>
    <w:rsid w:val="00A97627"/>
    <w:rsid w:val="00AA5A3C"/>
    <w:rsid w:val="00AB3E6A"/>
    <w:rsid w:val="00AB4E63"/>
    <w:rsid w:val="00AC1512"/>
    <w:rsid w:val="00AC4EE1"/>
    <w:rsid w:val="00AC677A"/>
    <w:rsid w:val="00AC7EF5"/>
    <w:rsid w:val="00AD3E41"/>
    <w:rsid w:val="00AD7729"/>
    <w:rsid w:val="00AE3171"/>
    <w:rsid w:val="00AE4910"/>
    <w:rsid w:val="00AE65DF"/>
    <w:rsid w:val="00AF084E"/>
    <w:rsid w:val="00AF1B64"/>
    <w:rsid w:val="00AF505F"/>
    <w:rsid w:val="00B030C7"/>
    <w:rsid w:val="00B04977"/>
    <w:rsid w:val="00B05B11"/>
    <w:rsid w:val="00B06945"/>
    <w:rsid w:val="00B21EAA"/>
    <w:rsid w:val="00B231FC"/>
    <w:rsid w:val="00B23DB8"/>
    <w:rsid w:val="00B2494F"/>
    <w:rsid w:val="00B40A15"/>
    <w:rsid w:val="00B44C36"/>
    <w:rsid w:val="00B46F70"/>
    <w:rsid w:val="00B61EDE"/>
    <w:rsid w:val="00B65BC2"/>
    <w:rsid w:val="00B71353"/>
    <w:rsid w:val="00B84AC7"/>
    <w:rsid w:val="00B85A4A"/>
    <w:rsid w:val="00BA039B"/>
    <w:rsid w:val="00BA1235"/>
    <w:rsid w:val="00BB197E"/>
    <w:rsid w:val="00BB308F"/>
    <w:rsid w:val="00BC024F"/>
    <w:rsid w:val="00BC3785"/>
    <w:rsid w:val="00BC73E9"/>
    <w:rsid w:val="00BD27D7"/>
    <w:rsid w:val="00BD31B4"/>
    <w:rsid w:val="00BE2B3C"/>
    <w:rsid w:val="00BF443E"/>
    <w:rsid w:val="00BF4FC3"/>
    <w:rsid w:val="00BF5BFE"/>
    <w:rsid w:val="00BF6E44"/>
    <w:rsid w:val="00C015E3"/>
    <w:rsid w:val="00C15C23"/>
    <w:rsid w:val="00C1687E"/>
    <w:rsid w:val="00C204EA"/>
    <w:rsid w:val="00C255CF"/>
    <w:rsid w:val="00C35076"/>
    <w:rsid w:val="00C412E4"/>
    <w:rsid w:val="00C460D9"/>
    <w:rsid w:val="00C468F4"/>
    <w:rsid w:val="00C54709"/>
    <w:rsid w:val="00C63913"/>
    <w:rsid w:val="00C65B38"/>
    <w:rsid w:val="00C71300"/>
    <w:rsid w:val="00C7279C"/>
    <w:rsid w:val="00C75513"/>
    <w:rsid w:val="00C81A83"/>
    <w:rsid w:val="00C81FF4"/>
    <w:rsid w:val="00C90E1D"/>
    <w:rsid w:val="00C91AA1"/>
    <w:rsid w:val="00C96198"/>
    <w:rsid w:val="00CA06D7"/>
    <w:rsid w:val="00CA1E48"/>
    <w:rsid w:val="00CA23E9"/>
    <w:rsid w:val="00CA6242"/>
    <w:rsid w:val="00CB1168"/>
    <w:rsid w:val="00CB17F2"/>
    <w:rsid w:val="00CB24F9"/>
    <w:rsid w:val="00CB76F2"/>
    <w:rsid w:val="00CD4BB4"/>
    <w:rsid w:val="00CD747D"/>
    <w:rsid w:val="00CD7EB8"/>
    <w:rsid w:val="00CE3517"/>
    <w:rsid w:val="00CF0DD1"/>
    <w:rsid w:val="00CF0E8C"/>
    <w:rsid w:val="00CF29C0"/>
    <w:rsid w:val="00CF5047"/>
    <w:rsid w:val="00D002CF"/>
    <w:rsid w:val="00D00EFA"/>
    <w:rsid w:val="00D06B9D"/>
    <w:rsid w:val="00D13FBE"/>
    <w:rsid w:val="00D17297"/>
    <w:rsid w:val="00D21E37"/>
    <w:rsid w:val="00D31DE7"/>
    <w:rsid w:val="00D3788E"/>
    <w:rsid w:val="00D37ACE"/>
    <w:rsid w:val="00D5275A"/>
    <w:rsid w:val="00D64A85"/>
    <w:rsid w:val="00D71A67"/>
    <w:rsid w:val="00D73BCC"/>
    <w:rsid w:val="00D73D96"/>
    <w:rsid w:val="00D745ED"/>
    <w:rsid w:val="00D767F1"/>
    <w:rsid w:val="00D76B22"/>
    <w:rsid w:val="00D81969"/>
    <w:rsid w:val="00D83235"/>
    <w:rsid w:val="00D97F6A"/>
    <w:rsid w:val="00D97FCB"/>
    <w:rsid w:val="00DA0092"/>
    <w:rsid w:val="00DB16B7"/>
    <w:rsid w:val="00DC2A1E"/>
    <w:rsid w:val="00DD4F48"/>
    <w:rsid w:val="00DE27D3"/>
    <w:rsid w:val="00DE302B"/>
    <w:rsid w:val="00DE58D3"/>
    <w:rsid w:val="00DE5EBD"/>
    <w:rsid w:val="00E009A7"/>
    <w:rsid w:val="00E033F0"/>
    <w:rsid w:val="00E0532C"/>
    <w:rsid w:val="00E21D9C"/>
    <w:rsid w:val="00E26138"/>
    <w:rsid w:val="00E33CAB"/>
    <w:rsid w:val="00E35E39"/>
    <w:rsid w:val="00E375B8"/>
    <w:rsid w:val="00E37AF9"/>
    <w:rsid w:val="00E505B5"/>
    <w:rsid w:val="00E52DB8"/>
    <w:rsid w:val="00E61872"/>
    <w:rsid w:val="00E62E9A"/>
    <w:rsid w:val="00E6439F"/>
    <w:rsid w:val="00E64C11"/>
    <w:rsid w:val="00E716C5"/>
    <w:rsid w:val="00E74E2D"/>
    <w:rsid w:val="00E810C4"/>
    <w:rsid w:val="00E81CBE"/>
    <w:rsid w:val="00E866B0"/>
    <w:rsid w:val="00E86DD3"/>
    <w:rsid w:val="00E87E17"/>
    <w:rsid w:val="00E95489"/>
    <w:rsid w:val="00EA3509"/>
    <w:rsid w:val="00EA3C0F"/>
    <w:rsid w:val="00EC2A0C"/>
    <w:rsid w:val="00EC5BBB"/>
    <w:rsid w:val="00EC7898"/>
    <w:rsid w:val="00ED32A8"/>
    <w:rsid w:val="00ED54CF"/>
    <w:rsid w:val="00EE05AF"/>
    <w:rsid w:val="00EE2AFF"/>
    <w:rsid w:val="00EE454E"/>
    <w:rsid w:val="00EF2AC5"/>
    <w:rsid w:val="00F05032"/>
    <w:rsid w:val="00F11DAF"/>
    <w:rsid w:val="00F16EBE"/>
    <w:rsid w:val="00F2186C"/>
    <w:rsid w:val="00F21C71"/>
    <w:rsid w:val="00F22AE1"/>
    <w:rsid w:val="00F23226"/>
    <w:rsid w:val="00F237F7"/>
    <w:rsid w:val="00F26CD9"/>
    <w:rsid w:val="00F27B2E"/>
    <w:rsid w:val="00F34D12"/>
    <w:rsid w:val="00F36493"/>
    <w:rsid w:val="00F3690E"/>
    <w:rsid w:val="00F44FD5"/>
    <w:rsid w:val="00F45105"/>
    <w:rsid w:val="00F4623D"/>
    <w:rsid w:val="00F568B1"/>
    <w:rsid w:val="00F638B0"/>
    <w:rsid w:val="00F7192E"/>
    <w:rsid w:val="00F73770"/>
    <w:rsid w:val="00F76664"/>
    <w:rsid w:val="00F83C6F"/>
    <w:rsid w:val="00F853BE"/>
    <w:rsid w:val="00F96DDE"/>
    <w:rsid w:val="00FA41FA"/>
    <w:rsid w:val="00FB1C47"/>
    <w:rsid w:val="00FB2DDF"/>
    <w:rsid w:val="00FB5993"/>
    <w:rsid w:val="00FB6574"/>
    <w:rsid w:val="00FD2977"/>
    <w:rsid w:val="00FE1BAE"/>
    <w:rsid w:val="00FE5E00"/>
    <w:rsid w:val="00FE688E"/>
    <w:rsid w:val="00FE770E"/>
    <w:rsid w:val="00FF2095"/>
    <w:rsid w:val="00FF5266"/>
    <w:rsid w:val="00FF61AD"/>
    <w:rsid w:val="00FF6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306"/>
    <w:rPr>
      <w:rFonts w:ascii="Tahoma" w:hAnsi="Tahoma" w:cs="Tahoma"/>
      <w:sz w:val="16"/>
      <w:szCs w:val="16"/>
    </w:rPr>
  </w:style>
  <w:style w:type="paragraph" w:styleId="Header">
    <w:name w:val="header"/>
    <w:basedOn w:val="Normal"/>
    <w:link w:val="HeaderChar"/>
    <w:uiPriority w:val="99"/>
    <w:unhideWhenUsed/>
    <w:rsid w:val="00793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21D"/>
  </w:style>
  <w:style w:type="paragraph" w:styleId="Footer">
    <w:name w:val="footer"/>
    <w:basedOn w:val="Normal"/>
    <w:link w:val="FooterChar"/>
    <w:uiPriority w:val="99"/>
    <w:unhideWhenUsed/>
    <w:rsid w:val="00793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21D"/>
  </w:style>
  <w:style w:type="paragraph" w:styleId="ListParagraph">
    <w:name w:val="List Paragraph"/>
    <w:basedOn w:val="Normal"/>
    <w:uiPriority w:val="34"/>
    <w:qFormat/>
    <w:rsid w:val="006D0B99"/>
    <w:pPr>
      <w:ind w:left="720"/>
      <w:contextualSpacing/>
    </w:pPr>
  </w:style>
  <w:style w:type="table" w:styleId="TableGrid">
    <w:name w:val="Table Grid"/>
    <w:basedOn w:val="TableNormal"/>
    <w:uiPriority w:val="59"/>
    <w:rsid w:val="00BC7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09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306"/>
    <w:rPr>
      <w:rFonts w:ascii="Tahoma" w:hAnsi="Tahoma" w:cs="Tahoma"/>
      <w:sz w:val="16"/>
      <w:szCs w:val="16"/>
    </w:rPr>
  </w:style>
  <w:style w:type="paragraph" w:styleId="Header">
    <w:name w:val="header"/>
    <w:basedOn w:val="Normal"/>
    <w:link w:val="HeaderChar"/>
    <w:uiPriority w:val="99"/>
    <w:unhideWhenUsed/>
    <w:rsid w:val="007932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21D"/>
  </w:style>
  <w:style w:type="paragraph" w:styleId="Footer">
    <w:name w:val="footer"/>
    <w:basedOn w:val="Normal"/>
    <w:link w:val="FooterChar"/>
    <w:uiPriority w:val="99"/>
    <w:unhideWhenUsed/>
    <w:rsid w:val="007932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21D"/>
  </w:style>
  <w:style w:type="paragraph" w:styleId="ListParagraph">
    <w:name w:val="List Paragraph"/>
    <w:basedOn w:val="Normal"/>
    <w:uiPriority w:val="34"/>
    <w:qFormat/>
    <w:rsid w:val="006D0B99"/>
    <w:pPr>
      <w:ind w:left="720"/>
      <w:contextualSpacing/>
    </w:pPr>
  </w:style>
  <w:style w:type="table" w:styleId="TableGrid">
    <w:name w:val="Table Grid"/>
    <w:basedOn w:val="TableNormal"/>
    <w:uiPriority w:val="59"/>
    <w:rsid w:val="00BC7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09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http://www.vangoghimaging.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DD27E-19F5-4B59-9806-0F2D17AC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Starry Night User Manual ver. 1.0</vt:lpstr>
    </vt:vector>
  </TitlesOfParts>
  <Company/>
  <LinksUpToDate>false</LinksUpToDate>
  <CharactersWithSpaces>9926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Starry Night User Manual ver. 1.0</dc:title>
  <dc:creator>Kenneth lee</dc:creator>
  <cp:lastModifiedBy>Greg</cp:lastModifiedBy>
  <cp:revision>4</cp:revision>
  <dcterms:created xsi:type="dcterms:W3CDTF">2013-12-28T23:36:00Z</dcterms:created>
  <dcterms:modified xsi:type="dcterms:W3CDTF">2013-12-28T23:48:00Z</dcterms:modified>
</cp:coreProperties>
</file>